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200" w:line="240" w:lineRule="auto"/>
        <w:jc w:val="center"/>
        <w:rPr>
          <w:rFonts w:ascii="Calibri" w:cs="Calibri" w:eastAsia="Calibri" w:hAnsi="Calibri"/>
          <w:sz w:val="56"/>
          <w:szCs w:val="56"/>
        </w:rPr>
      </w:pPr>
      <w:r>
        <w:rPr>
          <w:rFonts w:ascii="Calibri" w:cs="Calibri" w:eastAsia="Calibri" w:hAnsi="Calibri"/>
          <w:sz w:val="56"/>
          <w:szCs w:val="56"/>
          <w:rtl w:val="0"/>
        </w:rPr>
        <w:t xml:space="preserve">Trajectory Analysis of APR Agents</w:t>
      </w:r>
    </w:p>
    <w:p w:rsidR="00000000" w:rsidDel="00000000" w:rsidP="00000000" w:rsidRDefault="00000000" w:rsidRPr="00000000" w14:paraId="00000002">
      <w:pPr>
        <w:spacing w:after="120" w:line="240" w:lineRule="auto"/>
        <w:rPr>
          <w:rFonts w:ascii="Calibri" w:cs="Calibri" w:eastAsia="Calibri" w:hAnsi="Calibri"/>
        </w:rPr>
      </w:pPr>
      <w:r>
        <w:rPr>
          <w:rFonts w:ascii="Calibri" w:cs="Calibri" w:eastAsia="Calibri" w:hAnsi="Calibri"/>
          <w:rtl w:val="0"/>
        </w:rPr>
        <w:t xml:space="preserve">This document describes how we analyze the agent trajectories (the step-by-step logs of what each agent did) to understand </w:t>
      </w:r>
      <w:r>
        <w:rPr>
          <w:rFonts w:ascii="Calibri" w:cs="Calibri" w:eastAsia="Calibri" w:hAnsi="Calibri"/>
          <w:b w:val="1"/>
          <w:bCs w:val="1"/>
          <w:rtl w:val="0"/>
        </w:rPr>
        <w:t xml:space="preserve">how bug report configurations change agent behavior</w:t>
      </w:r>
      <w:r>
        <w:rPr>
          <w:rFonts w:ascii="Calibri" w:cs="Calibri" w:eastAsia="Calibri" w:hAnsi="Calibri"/>
          <w:rtl w:val="0"/>
        </w:rPr>
        <w:t xml:space="preserve">. It complements the plausible-patch analysis described in "Modeling the Effect of Bug Report Configurations".</w:t>
      </w:r>
    </w:p>
    <w:p w:rsidR="00000000" w:rsidDel="00000000" w:rsidP="00000000" w:rsidRDefault="00000000" w:rsidRPr="00000000" w14:paraId="00000003">
      <w:pPr>
        <w:pStyle w:val="Heading1"/>
        <w:keepNext w:val="0"/>
        <w:keepLines w:val="0"/>
        <w:spacing w:before="240" w:line="240" w:lineRule="auto"/>
        <w:rPr>
          <w:rFonts w:ascii="Calibri" w:cs="Calibri" w:eastAsia="Calibri" w:hAnsi="Calibri"/>
          <w:color w:val="2e74b5"/>
          <w:sz w:val="32"/>
          <w:szCs w:val="32"/>
        </w:rPr>
      </w:pPr>
      <w:r>
        <w:rPr>
          <w:rFonts w:ascii="Calibri" w:cs="Calibri" w:eastAsia="Calibri" w:hAnsi="Calibri"/>
          <w:color w:val="2e74b5"/>
          <w:sz w:val="32"/>
          <w:szCs w:val="32"/>
          <w:rtl w:val="0"/>
        </w:rPr>
        <w:t xml:space="preserve">Goal</w:t>
      </w:r>
    </w:p>
    <w:p w:rsidR="00000000" w:rsidDel="00000000" w:rsidP="00000000" w:rsidRDefault="00000000" w:rsidRPr="00000000" w14:paraId="00000004">
      <w:pPr>
        <w:spacing w:after="120" w:line="240" w:lineRule="auto"/>
        <w:rPr>
          <w:rFonts w:ascii="Calibri" w:cs="Calibri" w:eastAsia="Calibri" w:hAnsi="Calibri"/>
        </w:rPr>
      </w:pPr>
      <w:r>
        <w:rPr>
          <w:rFonts w:ascii="Calibri" w:cs="Calibri" w:eastAsia="Calibri" w:hAnsi="Calibri"/>
          <w:rtl w:val="0"/>
        </w:rPr>
        <w:t xml:space="preserve">Measure how each bug report configuration changes the way agents work: how much effort they spend, how quickly and accurately they find the buggy code, how they repair it, and whether they verify their fix.</w:t>
      </w:r>
    </w:p>
    <w:p w:rsidR="00000000" w:rsidDel="00000000" w:rsidP="00000000" w:rsidRDefault="00000000" w:rsidRPr="00000000" w14:paraId="00000005">
      <w:pPr>
        <w:pStyle w:val="Heading1"/>
        <w:keepNext w:val="0"/>
        <w:keepLines w:val="0"/>
        <w:spacing w:before="240" w:line="240" w:lineRule="auto"/>
        <w:rPr>
          <w:rFonts w:ascii="Calibri" w:cs="Calibri" w:eastAsia="Calibri" w:hAnsi="Calibri"/>
          <w:color w:val="2e74b5"/>
          <w:sz w:val="32"/>
          <w:szCs w:val="32"/>
        </w:rPr>
      </w:pPr>
      <w:r>
        <w:rPr>
          <w:rFonts w:ascii="Calibri" w:cs="Calibri" w:eastAsia="Calibri" w:hAnsi="Calibri"/>
          <w:color w:val="2e74b5"/>
          <w:sz w:val="32"/>
          <w:szCs w:val="32"/>
          <w:rtl w:val="0"/>
        </w:rPr>
        <w:t xml:space="preserve">Purpose</w:t>
      </w:r>
    </w:p>
    <w:p w:rsidR="00000000" w:rsidDel="00000000" w:rsidP="00000000" w:rsidRDefault="00000000" w:rsidRPr="00000000" w14:paraId="00000006">
      <w:pPr>
        <w:spacing w:after="120" w:line="240" w:lineRule="auto"/>
        <w:rPr>
          <w:rFonts w:ascii="Calibri" w:cs="Calibri" w:eastAsia="Calibri" w:hAnsi="Calibri"/>
        </w:rPr>
      </w:pPr>
      <w:r>
        <w:rPr>
          <w:rFonts w:ascii="Calibri" w:cs="Calibri" w:eastAsia="Calibri" w:hAnsi="Calibri"/>
          <w:rtl w:val="0"/>
        </w:rPr>
        <w:t xml:space="preserve">The </w:t>
      </w:r>
      <w:r>
        <w:rPr>
          <w:rFonts w:ascii="Calibri" w:cs="Calibri" w:eastAsia="Calibri" w:hAnsi="Calibri"/>
          <w:b w:val="1"/>
          <w:bCs w:val="1"/>
          <w:rtl w:val="0"/>
        </w:rPr>
        <w:t xml:space="preserve">regression models tell us whether a configuration changes success</w:t>
      </w:r>
      <w:r>
        <w:rPr>
          <w:rFonts w:ascii="Calibri" w:cs="Calibri" w:eastAsia="Calibri" w:hAnsi="Calibri"/>
          <w:rtl w:val="0"/>
        </w:rPr>
        <w:t xml:space="preserve">. The </w:t>
      </w:r>
      <w:r>
        <w:rPr>
          <w:rFonts w:ascii="Calibri" w:cs="Calibri" w:eastAsia="Calibri" w:hAnsi="Calibri"/>
          <w:b w:val="1"/>
          <w:bCs w:val="1"/>
          <w:rtl w:val="0"/>
        </w:rPr>
        <w:t xml:space="preserve">trajectories tell us </w:t>
      </w:r>
      <w:r>
        <w:rPr>
          <w:rFonts w:ascii="Calibri" w:cs="Calibri" w:eastAsia="Calibri" w:hAnsi="Calibri"/>
          <w:b w:val="1"/>
          <w:bCs w:val="1"/>
          <w:i w:val="1"/>
          <w:iCs w:val="1"/>
          <w:rtl w:val="0"/>
        </w:rPr>
        <w:t xml:space="preserve">why</w:t>
      </w:r>
      <w:r>
        <w:rPr>
          <w:rFonts w:ascii="Calibri" w:cs="Calibri" w:eastAsia="Calibri" w:hAnsi="Calibri"/>
          <w:rtl w:val="0"/>
        </w:rPr>
        <w:t xml:space="preserve">. For example, if file/method localization raises success, the trajectories should show agents reaching the buggy file in fewer actions. Trajectories also show effects that a 0/1 outcome hides, such as a richer report saving cost even when success does not change, or a failure caused by the build environment rather than the agent.</w:t>
      </w:r>
    </w:p>
    <w:p w:rsidR="00000000" w:rsidDel="00000000" w:rsidP="00000000" w:rsidRDefault="00000000" w:rsidRPr="00000000" w14:paraId="00000007">
      <w:pPr>
        <w:pStyle w:val="Heading1"/>
        <w:keepNext w:val="0"/>
        <w:keepLines w:val="0"/>
        <w:spacing w:before="240" w:line="240" w:lineRule="auto"/>
        <w:rPr>
          <w:rFonts w:ascii="Calibri" w:cs="Calibri" w:eastAsia="Calibri" w:hAnsi="Calibri"/>
          <w:color w:val="2e74b5"/>
          <w:sz w:val="32"/>
          <w:szCs w:val="32"/>
        </w:rPr>
      </w:pPr>
      <w:r>
        <w:rPr>
          <w:rFonts w:ascii="Calibri" w:cs="Calibri" w:eastAsia="Calibri" w:hAnsi="Calibri"/>
          <w:color w:val="2e74b5"/>
          <w:sz w:val="32"/>
          <w:szCs w:val="32"/>
          <w:rtl w:val="0"/>
        </w:rPr>
        <w:t xml:space="preserve">Research Questions</w:t>
      </w:r>
    </w:p>
    <w:p w:rsidR="00000000" w:rsidDel="00000000" w:rsidP="00000000" w:rsidRDefault="00000000" w:rsidRPr="00000000" w14:paraId="00000008">
      <w:pPr>
        <w:numPr>
          <w:ilvl w:val="0"/>
          <w:numId w:val="1"/>
        </w:numPr>
        <w:spacing w:after="60" w:line="240" w:lineRule="auto"/>
        <w:ind w:left="720" w:hanging="360"/>
        <w:rPr>
          <w:rFonts w:ascii="Calibri" w:cs="Calibri" w:eastAsia="Calibri" w:hAnsi="Calibri"/>
        </w:rPr>
      </w:pPr>
      <w:r>
        <w:rPr>
          <w:rFonts w:ascii="Calibri" w:cs="Calibri" w:eastAsia="Calibri" w:hAnsi="Calibri"/>
          <w:b w:val="1"/>
          <w:bCs w:val="1"/>
          <w:rtl w:val="0"/>
        </w:rPr>
        <w:t xml:space="preserve">RQ-T1 (Effort): </w:t>
      </w:r>
      <w:r>
        <w:rPr>
          <w:rFonts w:ascii="Calibri" w:cs="Calibri" w:eastAsia="Calibri" w:hAnsi="Calibri"/>
          <w:rtl w:val="0"/>
        </w:rPr>
        <w:t xml:space="preserve">How do configurations affect agent effort and cost?</w:t>
      </w:r>
    </w:p>
    <w:p w:rsidR="00000000" w:rsidDel="00000000" w:rsidP="00000000" w:rsidRDefault="00000000" w:rsidRPr="00000000" w14:paraId="00000009">
      <w:pPr>
        <w:numPr>
          <w:ilvl w:val="0"/>
          <w:numId w:val="1"/>
        </w:numPr>
        <w:spacing w:after="60" w:line="240" w:lineRule="auto"/>
        <w:ind w:left="720" w:hanging="360"/>
        <w:rPr>
          <w:rFonts w:ascii="Calibri" w:cs="Calibri" w:eastAsia="Calibri" w:hAnsi="Calibri"/>
        </w:rPr>
      </w:pPr>
      <w:r>
        <w:rPr>
          <w:rFonts w:ascii="Calibri" w:cs="Calibri" w:eastAsia="Calibri" w:hAnsi="Calibri"/>
          <w:b w:val="1"/>
          <w:bCs w:val="1"/>
          <w:rtl w:val="0"/>
        </w:rPr>
        <w:t xml:space="preserve">RQ-T2 (Localization): </w:t>
      </w:r>
      <w:r>
        <w:rPr>
          <w:rFonts w:ascii="Calibri" w:cs="Calibri" w:eastAsia="Calibri" w:hAnsi="Calibri"/>
          <w:rtl w:val="0"/>
        </w:rPr>
        <w:t xml:space="preserve">How do configurations affect how quickly and accurately agents locate the buggy code?</w:t>
      </w:r>
    </w:p>
    <w:p w:rsidR="00000000" w:rsidDel="00000000" w:rsidP="00000000" w:rsidRDefault="00000000" w:rsidRPr="00000000" w14:paraId="0000000A">
      <w:pPr>
        <w:numPr>
          <w:ilvl w:val="0"/>
          <w:numId w:val="1"/>
        </w:numPr>
        <w:spacing w:after="60" w:line="240" w:lineRule="auto"/>
        <w:ind w:left="720" w:hanging="360"/>
        <w:rPr>
          <w:rFonts w:ascii="Calibri" w:cs="Calibri" w:eastAsia="Calibri" w:hAnsi="Calibri"/>
        </w:rPr>
      </w:pPr>
      <w:r>
        <w:rPr>
          <w:rFonts w:ascii="Calibri" w:cs="Calibri" w:eastAsia="Calibri" w:hAnsi="Calibri"/>
          <w:b w:val="1"/>
          <w:bCs w:val="1"/>
          <w:rtl w:val="0"/>
        </w:rPr>
        <w:t xml:space="preserve">RQ-T3 (Behavior and success): </w:t>
      </w:r>
      <w:r>
        <w:rPr>
          <w:rFonts w:ascii="Calibri" w:cs="Calibri" w:eastAsia="Calibri" w:hAnsi="Calibri"/>
          <w:rtl w:val="0"/>
        </w:rPr>
        <w:t xml:space="preserve">Which behaviors are associated with plausible patches?</w:t>
      </w:r>
    </w:p>
    <w:p w:rsidR="00000000" w:rsidDel="00000000" w:rsidP="00000000" w:rsidRDefault="00000000" w:rsidRPr="00000000" w14:paraId="0000000B">
      <w:pPr>
        <w:numPr>
          <w:ilvl w:val="0"/>
          <w:numId w:val="1"/>
        </w:numPr>
        <w:spacing w:after="60" w:line="240" w:lineRule="auto"/>
        <w:ind w:left="720" w:hanging="360"/>
        <w:rPr>
          <w:rFonts w:ascii="Calibri" w:cs="Calibri" w:eastAsia="Calibri" w:hAnsi="Calibri"/>
        </w:rPr>
      </w:pPr>
      <w:r>
        <w:rPr>
          <w:rFonts w:ascii="Calibri" w:cs="Calibri" w:eastAsia="Calibri" w:hAnsi="Calibri"/>
          <w:b w:val="1"/>
          <w:bCs w:val="1"/>
          <w:rtl w:val="0"/>
        </w:rPr>
        <w:t xml:space="preserve">RQ-T4 (Failure modes): </w:t>
      </w:r>
      <w:commentRangeStart w:id="0"/>
      <w:commentRangeStart w:id="1"/>
      <w:r>
        <w:rPr>
          <w:rFonts w:ascii="Calibri" w:cs="Calibri" w:eastAsia="Calibri" w:hAnsi="Calibri"/>
          <w:rtl w:val="0"/>
        </w:rPr>
        <w:t xml:space="preserve">Why do agents fail?</w:t>
      </w:r>
      <w:commentRangeEnd w:id="0"/>
      <w:r>
        <w:commentReference w:id="0"/>
      </w:r>
      <w:commentRangeEnd w:id="1"/>
      <w:r>
        <w:commentReference w:id="1"/>
      </w:r>
      <w:r>
        <w:rPr>
          <w:rtl w:val="0"/>
        </w:rPr>
      </w:r>
    </w:p>
    <w:p w:rsidR="00000000" w:rsidDel="00000000" w:rsidP="00000000" w:rsidRDefault="00000000" w:rsidRPr="00000000" w14:paraId="0000000C">
      <w:pPr>
        <w:pStyle w:val="Heading1"/>
        <w:keepNext w:val="0"/>
        <w:keepLines w:val="0"/>
        <w:spacing w:before="240" w:line="240" w:lineRule="auto"/>
        <w:rPr>
          <w:rFonts w:ascii="Calibri" w:cs="Calibri" w:eastAsia="Calibri" w:hAnsi="Calibri"/>
          <w:color w:val="2e74b5"/>
          <w:sz w:val="32"/>
          <w:szCs w:val="32"/>
        </w:rPr>
      </w:pPr>
      <w:r>
        <w:rPr>
          <w:rFonts w:ascii="Calibri" w:cs="Calibri" w:eastAsia="Calibri" w:hAnsi="Calibri"/>
          <w:color w:val="2e74b5"/>
          <w:sz w:val="32"/>
          <w:szCs w:val="32"/>
          <w:rtl w:val="0"/>
        </w:rPr>
        <w:t xml:space="preserve">Trajectory Data</w:t>
      </w:r>
    </w:p>
    <w:p w:rsidR="00000000" w:rsidDel="00000000" w:rsidP="00000000" w:rsidRDefault="00000000" w:rsidRPr="00000000" w14:paraId="0000000D">
      <w:pPr>
        <w:spacing w:after="120" w:line="240" w:lineRule="auto"/>
        <w:rPr>
          <w:rFonts w:ascii="Calibri" w:cs="Calibri" w:eastAsia="Calibri" w:hAnsi="Calibri"/>
        </w:rPr>
      </w:pPr>
      <w:r>
        <w:rPr>
          <w:rFonts w:ascii="Calibri" w:cs="Calibri" w:eastAsia="Calibri" w:hAnsi="Calibri"/>
          <w:rtl w:val="0"/>
        </w:rPr>
        <w:t xml:space="preserve">Each agent writes a different log format, so we first convert all logs into one shared format.</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480"/>
        <w:gridCol w:w="2480"/>
        <w:gridCol w:w="2500"/>
        <w:tblGridChange w:id="0">
          <w:tblGrid>
            <w:gridCol w:w="1900"/>
            <w:gridCol w:w="2480"/>
            <w:gridCol w:w="2480"/>
            <w:gridCol w:w="2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7eef7" w:val="clear"/>
            <w:tcMar>
              <w:top w:w="50.0" w:type="dxa"/>
              <w:left w:w="80.0" w:type="dxa"/>
              <w:bottom w:w="50.0" w:type="dxa"/>
              <w:right w:w="80.0" w:type="dxa"/>
            </w:tcMar>
          </w:tcPr>
          <w:p w:rsidR="00000000" w:rsidDel="00000000" w:rsidP="00000000" w:rsidRDefault="00000000" w:rsidRPr="00000000" w14:paraId="0000000E">
            <w:pPr>
              <w:spacing w:line="240" w:lineRule="auto"/>
              <w:rPr>
                <w:rFonts w:ascii="Calibri" w:cs="Calibri" w:eastAsia="Calibri" w:hAnsi="Calibri"/>
              </w:rPr>
            </w:pPr>
            <w:r>
              <w:rPr>
                <w:rtl w:val="0"/>
              </w:rPr>
            </w:r>
          </w:p>
        </w:tc>
        <w:tc>
          <w:tcPr>
            <w:tcBorders>
              <w:top w:color="bfbfbf" w:space="0" w:sz="4" w:val="single"/>
              <w:left w:color="bfbfbf" w:space="0" w:sz="4" w:val="single"/>
              <w:bottom w:color="bfbfbf" w:space="0" w:sz="4" w:val="single"/>
              <w:right w:color="bfbfbf" w:space="0" w:sz="4" w:val="single"/>
            </w:tcBorders>
            <w:shd w:fill="e7eef7" w:val="clear"/>
            <w:tcMar>
              <w:top w:w="50.0" w:type="dxa"/>
              <w:left w:w="80.0" w:type="dxa"/>
              <w:bottom w:w="50.0" w:type="dxa"/>
              <w:right w:w="80.0" w:type="dxa"/>
            </w:tcMar>
          </w:tcPr>
          <w:p w:rsidR="00000000" w:rsidDel="00000000" w:rsidP="00000000" w:rsidRDefault="00000000" w:rsidRPr="00000000" w14:paraId="0000000F">
            <w:pPr>
              <w:spacing w:line="240" w:lineRule="auto"/>
              <w:rPr>
                <w:rFonts w:ascii="Calibri" w:cs="Calibri" w:eastAsia="Calibri" w:hAnsi="Calibri"/>
              </w:rPr>
            </w:pPr>
            <w:r>
              <w:rPr>
                <w:rFonts w:ascii="Calibri" w:cs="Calibri" w:eastAsia="Calibri" w:hAnsi="Calibri"/>
                <w:b w:val="1"/>
                <w:bCs w:val="1"/>
                <w:sz w:val="18"/>
                <w:szCs w:val="18"/>
                <w:rtl w:val="0"/>
              </w:rPr>
              <w:t xml:space="preserve">Codex</w:t>
            </w:r>
            <w:r>
              <w:rPr>
                <w:rtl w:val="0"/>
              </w:rPr>
            </w:r>
          </w:p>
        </w:tc>
        <w:tc>
          <w:tcPr>
            <w:tcBorders>
              <w:top w:color="bfbfbf" w:space="0" w:sz="4" w:val="single"/>
              <w:left w:color="bfbfbf" w:space="0" w:sz="4" w:val="single"/>
              <w:bottom w:color="bfbfbf" w:space="0" w:sz="4" w:val="single"/>
              <w:right w:color="bfbfbf" w:space="0" w:sz="4" w:val="single"/>
            </w:tcBorders>
            <w:shd w:fill="e7eef7" w:val="clear"/>
            <w:tcMar>
              <w:top w:w="50.0" w:type="dxa"/>
              <w:left w:w="80.0" w:type="dxa"/>
              <w:bottom w:w="50.0" w:type="dxa"/>
              <w:right w:w="80.0" w:type="dxa"/>
            </w:tcMar>
          </w:tcPr>
          <w:p w:rsidR="00000000" w:rsidDel="00000000" w:rsidP="00000000" w:rsidRDefault="00000000" w:rsidRPr="00000000" w14:paraId="00000010">
            <w:pPr>
              <w:spacing w:line="240" w:lineRule="auto"/>
              <w:rPr>
                <w:rFonts w:ascii="Calibri" w:cs="Calibri" w:eastAsia="Calibri" w:hAnsi="Calibri"/>
              </w:rPr>
            </w:pPr>
            <w:r>
              <w:rPr>
                <w:rFonts w:ascii="Calibri" w:cs="Calibri" w:eastAsia="Calibri" w:hAnsi="Calibri"/>
                <w:b w:val="1"/>
                <w:bCs w:val="1"/>
                <w:sz w:val="18"/>
                <w:szCs w:val="18"/>
                <w:rtl w:val="0"/>
              </w:rPr>
              <w:t xml:space="preserve">Claude</w:t>
            </w:r>
            <w:r>
              <w:rPr>
                <w:rtl w:val="0"/>
              </w:rPr>
            </w:r>
          </w:p>
        </w:tc>
        <w:tc>
          <w:tcPr>
            <w:tcBorders>
              <w:top w:color="bfbfbf" w:space="0" w:sz="4" w:val="single"/>
              <w:left w:color="bfbfbf" w:space="0" w:sz="4" w:val="single"/>
              <w:bottom w:color="bfbfbf" w:space="0" w:sz="4" w:val="single"/>
              <w:right w:color="bfbfbf" w:space="0" w:sz="4" w:val="single"/>
            </w:tcBorders>
            <w:shd w:fill="e7eef7" w:val="clear"/>
            <w:tcMar>
              <w:top w:w="50.0" w:type="dxa"/>
              <w:left w:w="80.0" w:type="dxa"/>
              <w:bottom w:w="50.0" w:type="dxa"/>
              <w:right w:w="80.0" w:type="dxa"/>
            </w:tcMar>
          </w:tcPr>
          <w:p w:rsidR="00000000" w:rsidDel="00000000" w:rsidP="00000000" w:rsidRDefault="00000000" w:rsidRPr="00000000" w14:paraId="00000011">
            <w:pPr>
              <w:spacing w:line="240" w:lineRule="auto"/>
              <w:rPr>
                <w:rFonts w:ascii="Calibri" w:cs="Calibri" w:eastAsia="Calibri" w:hAnsi="Calibri"/>
              </w:rPr>
            </w:pPr>
            <w:r>
              <w:rPr>
                <w:rFonts w:ascii="Calibri" w:cs="Calibri" w:eastAsia="Calibri" w:hAnsi="Calibri"/>
                <w:b w:val="1"/>
                <w:bCs w:val="1"/>
                <w:sz w:val="18"/>
                <w:szCs w:val="18"/>
                <w:rtl w:val="0"/>
              </w:rPr>
              <w:t xml:space="preserve">Qwen</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12">
            <w:pPr>
              <w:spacing w:line="240" w:lineRule="auto"/>
              <w:rPr>
                <w:rFonts w:ascii="Calibri" w:cs="Calibri" w:eastAsia="Calibri" w:hAnsi="Calibri"/>
              </w:rPr>
            </w:pPr>
            <w:r>
              <w:rPr>
                <w:rFonts w:ascii="Calibri" w:cs="Calibri" w:eastAsia="Calibri" w:hAnsi="Calibri"/>
                <w:sz w:val="18"/>
                <w:szCs w:val="18"/>
                <w:rtl w:val="0"/>
              </w:rPr>
              <w:t xml:space="preserve">Log format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13">
            <w:pPr>
              <w:spacing w:line="240" w:lineRule="auto"/>
              <w:rPr>
                <w:rFonts w:ascii="Calibri" w:cs="Calibri" w:eastAsia="Calibri" w:hAnsi="Calibri"/>
              </w:rPr>
            </w:pPr>
            <w:r>
              <w:rPr>
                <w:rFonts w:ascii="Calibri" w:cs="Calibri" w:eastAsia="Calibri" w:hAnsi="Calibri"/>
                <w:sz w:val="18"/>
                <w:szCs w:val="18"/>
                <w:rtl w:val="0"/>
              </w:rPr>
              <w:t xml:space="preserve">JSONL (event per line)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14">
            <w:pPr>
              <w:spacing w:line="240" w:lineRule="auto"/>
              <w:rPr>
                <w:rFonts w:ascii="Calibri" w:cs="Calibri" w:eastAsia="Calibri" w:hAnsi="Calibri"/>
              </w:rPr>
            </w:pPr>
            <w:r>
              <w:rPr>
                <w:rFonts w:ascii="Calibri" w:cs="Calibri" w:eastAsia="Calibri" w:hAnsi="Calibri"/>
                <w:sz w:val="18"/>
                <w:szCs w:val="18"/>
                <w:rtl w:val="0"/>
              </w:rPr>
              <w:t xml:space="preserve">Text log of Python SDK objects (not JSON)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15">
            <w:pPr>
              <w:spacing w:line="240" w:lineRule="auto"/>
              <w:rPr>
                <w:rFonts w:ascii="Calibri" w:cs="Calibri" w:eastAsia="Calibri" w:hAnsi="Calibri"/>
              </w:rPr>
            </w:pPr>
            <w:r>
              <w:rPr>
                <w:rFonts w:ascii="Calibri" w:cs="Calibri" w:eastAsia="Calibri" w:hAnsi="Calibri"/>
                <w:sz w:val="18"/>
                <w:szCs w:val="18"/>
                <w:rtl w:val="0"/>
              </w:rPr>
              <w:t xml:space="preserve">JSONL (message per line)</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16">
            <w:pPr>
              <w:spacing w:line="240" w:lineRule="auto"/>
              <w:rPr>
                <w:rFonts w:ascii="Calibri" w:cs="Calibri" w:eastAsia="Calibri" w:hAnsi="Calibri"/>
              </w:rPr>
            </w:pPr>
            <w:r>
              <w:rPr>
                <w:rFonts w:ascii="Calibri" w:cs="Calibri" w:eastAsia="Calibri" w:hAnsi="Calibri"/>
                <w:sz w:val="18"/>
                <w:szCs w:val="18"/>
                <w:rtl w:val="0"/>
              </w:rPr>
              <w:t xml:space="preserve">Log file name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17">
            <w:pPr>
              <w:spacing w:line="240" w:lineRule="auto"/>
              <w:rPr>
                <w:rFonts w:ascii="Calibri" w:cs="Calibri" w:eastAsia="Calibri" w:hAnsi="Calibri"/>
              </w:rPr>
            </w:pPr>
            <w:r>
              <w:rPr>
                <w:rFonts w:ascii="Calibri" w:cs="Calibri" w:eastAsia="Calibri" w:hAnsi="Calibri"/>
                <w:sz w:val="18"/>
                <w:szCs w:val="18"/>
                <w:rtl w:val="0"/>
              </w:rPr>
              <w:t xml:space="preserve">Session timestamp (no bug id)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18">
            <w:pPr>
              <w:spacing w:line="240" w:lineRule="auto"/>
              <w:rPr>
                <w:rFonts w:ascii="Calibri" w:cs="Calibri" w:eastAsia="Calibri" w:hAnsi="Calibri"/>
              </w:rPr>
            </w:pPr>
            <w:r>
              <w:rPr>
                <w:rFonts w:ascii="Calibri" w:cs="Calibri" w:eastAsia="Calibri" w:hAnsi="Calibri"/>
                <w:sz w:val="18"/>
                <w:szCs w:val="18"/>
                <w:rtl w:val="0"/>
              </w:rPr>
              <w:t xml:space="preserve">bug-&lt;id&gt;_output.txt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19">
            <w:pPr>
              <w:spacing w:line="240" w:lineRule="auto"/>
              <w:rPr>
                <w:rFonts w:ascii="Calibri" w:cs="Calibri" w:eastAsia="Calibri" w:hAnsi="Calibri"/>
              </w:rPr>
            </w:pPr>
            <w:r>
              <w:rPr>
                <w:rFonts w:ascii="Calibri" w:cs="Calibri" w:eastAsia="Calibri" w:hAnsi="Calibri"/>
                <w:sz w:val="18"/>
                <w:szCs w:val="18"/>
                <w:rtl w:val="0"/>
              </w:rPr>
              <w:t xml:space="preserve">bug-&lt;id&gt;.log</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1A">
            <w:pPr>
              <w:spacing w:line="240" w:lineRule="auto"/>
              <w:rPr>
                <w:rFonts w:ascii="Calibri" w:cs="Calibri" w:eastAsia="Calibri" w:hAnsi="Calibri"/>
              </w:rPr>
            </w:pPr>
            <w:r>
              <w:rPr>
                <w:rFonts w:ascii="Calibri" w:cs="Calibri" w:eastAsia="Calibri" w:hAnsi="Calibri"/>
                <w:sz w:val="18"/>
                <w:szCs w:val="18"/>
                <w:rtl w:val="0"/>
              </w:rPr>
              <w:t xml:space="preserve">Action tools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1B">
            <w:pPr>
              <w:spacing w:line="240" w:lineRule="auto"/>
              <w:rPr>
                <w:rFonts w:ascii="Calibri" w:cs="Calibri" w:eastAsia="Calibri" w:hAnsi="Calibri"/>
              </w:rPr>
            </w:pPr>
            <w:r>
              <w:rPr>
                <w:rFonts w:ascii="Calibri" w:cs="Calibri" w:eastAsia="Calibri" w:hAnsi="Calibri"/>
                <w:sz w:val="18"/>
                <w:szCs w:val="18"/>
                <w:rtl w:val="0"/>
              </w:rPr>
              <w:t xml:space="preserve">exec_command (shell), write_stdin, update_plan; apply_patch runs inside shell commands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1C">
            <w:pPr>
              <w:spacing w:line="240" w:lineRule="auto"/>
              <w:rPr>
                <w:rFonts w:ascii="Calibri" w:cs="Calibri" w:eastAsia="Calibri" w:hAnsi="Calibri"/>
              </w:rPr>
            </w:pPr>
            <w:r>
              <w:rPr>
                <w:rFonts w:ascii="Calibri" w:cs="Calibri" w:eastAsia="Calibri" w:hAnsi="Calibri"/>
                <w:sz w:val="18"/>
                <w:szCs w:val="18"/>
                <w:rtl w:val="0"/>
              </w:rPr>
              <w:t xml:space="preserve">Bash, Read, Edit, Write, Grep, Glob, Agent (sub-agent)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1D">
            <w:pPr>
              <w:spacing w:line="240" w:lineRule="auto"/>
              <w:rPr>
                <w:rFonts w:ascii="Calibri" w:cs="Calibri" w:eastAsia="Calibri" w:hAnsi="Calibri"/>
              </w:rPr>
            </w:pPr>
            <w:r>
              <w:rPr>
                <w:rFonts w:ascii="Calibri" w:cs="Calibri" w:eastAsia="Calibri" w:hAnsi="Calibri"/>
                <w:sz w:val="18"/>
                <w:szCs w:val="18"/>
                <w:rtl w:val="0"/>
              </w:rPr>
              <w:t xml:space="preserve">read_file, grep_search, glob, edit, run_shell_command, agent (sub-agent)</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1E">
            <w:pPr>
              <w:spacing w:line="240" w:lineRule="auto"/>
              <w:rPr>
                <w:rFonts w:ascii="Calibri" w:cs="Calibri" w:eastAsia="Calibri" w:hAnsi="Calibri"/>
              </w:rPr>
            </w:pPr>
            <w:r>
              <w:rPr>
                <w:rFonts w:ascii="Calibri" w:cs="Calibri" w:eastAsia="Calibri" w:hAnsi="Calibri"/>
                <w:sz w:val="18"/>
                <w:szCs w:val="18"/>
                <w:rtl w:val="0"/>
              </w:rPr>
              <w:t xml:space="preserve">Per-action timestamps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1F">
            <w:pPr>
              <w:spacing w:line="240" w:lineRule="auto"/>
              <w:rPr>
                <w:rFonts w:ascii="Calibri" w:cs="Calibri" w:eastAsia="Calibri" w:hAnsi="Calibri"/>
              </w:rPr>
            </w:pPr>
            <w:r>
              <w:rPr>
                <w:rFonts w:ascii="Calibri" w:cs="Calibri" w:eastAsia="Calibri" w:hAnsi="Calibri"/>
                <w:sz w:val="18"/>
                <w:szCs w:val="18"/>
                <w:rtl w:val="0"/>
              </w:rPr>
              <w:t xml:space="preserve">Yes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20">
            <w:pPr>
              <w:spacing w:line="240" w:lineRule="auto"/>
              <w:rPr>
                <w:rFonts w:ascii="Calibri" w:cs="Calibri" w:eastAsia="Calibri" w:hAnsi="Calibri"/>
              </w:rPr>
            </w:pPr>
            <w:r>
              <w:rPr>
                <w:rFonts w:ascii="Calibri" w:cs="Calibri" w:eastAsia="Calibri" w:hAnsi="Calibri"/>
                <w:sz w:val="18"/>
                <w:szCs w:val="18"/>
                <w:rtl w:val="0"/>
              </w:rPr>
              <w:t xml:space="preserve">No</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21">
            <w:pPr>
              <w:spacing w:line="240" w:lineRule="auto"/>
              <w:rPr>
                <w:rFonts w:ascii="Calibri" w:cs="Calibri" w:eastAsia="Calibri" w:hAnsi="Calibri"/>
              </w:rPr>
            </w:pPr>
            <w:r>
              <w:rPr>
                <w:rFonts w:ascii="Calibri" w:cs="Calibri" w:eastAsia="Calibri" w:hAnsi="Calibri"/>
                <w:sz w:val="18"/>
                <w:szCs w:val="18"/>
                <w:rtl w:val="0"/>
              </w:rPr>
              <w:t xml:space="preserve">No</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22">
            <w:pPr>
              <w:spacing w:line="240" w:lineRule="auto"/>
              <w:rPr>
                <w:rFonts w:ascii="Calibri" w:cs="Calibri" w:eastAsia="Calibri" w:hAnsi="Calibri"/>
              </w:rPr>
            </w:pPr>
            <w:r>
              <w:rPr>
                <w:rFonts w:ascii="Calibri" w:cs="Calibri" w:eastAsia="Calibri" w:hAnsi="Calibri"/>
                <w:sz w:val="18"/>
                <w:szCs w:val="18"/>
                <w:rtl w:val="0"/>
              </w:rPr>
              <w:t xml:space="preserve">Total duration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23">
            <w:pPr>
              <w:spacing w:line="240" w:lineRule="auto"/>
              <w:rPr>
                <w:rFonts w:ascii="Calibri" w:cs="Calibri" w:eastAsia="Calibri" w:hAnsi="Calibri"/>
              </w:rPr>
            </w:pPr>
            <w:r>
              <w:rPr>
                <w:rFonts w:ascii="Calibri" w:cs="Calibri" w:eastAsia="Calibri" w:hAnsi="Calibri"/>
                <w:sz w:val="18"/>
                <w:szCs w:val="18"/>
                <w:rtl w:val="0"/>
              </w:rPr>
              <w:t xml:space="preserve">From timestamps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24">
            <w:pPr>
              <w:spacing w:line="240" w:lineRule="auto"/>
              <w:rPr>
                <w:rFonts w:ascii="Calibri" w:cs="Calibri" w:eastAsia="Calibri" w:hAnsi="Calibri"/>
              </w:rPr>
            </w:pPr>
            <w:r>
              <w:rPr>
                <w:rFonts w:ascii="Calibri" w:cs="Calibri" w:eastAsia="Calibri" w:hAnsi="Calibri"/>
                <w:sz w:val="18"/>
                <w:szCs w:val="18"/>
                <w:rtl w:val="0"/>
              </w:rPr>
              <w:t xml:space="preserve">duration_ms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25">
            <w:pPr>
              <w:spacing w:line="240" w:lineRule="auto"/>
              <w:rPr>
                <w:rFonts w:ascii="Calibri" w:cs="Calibri" w:eastAsia="Calibri" w:hAnsi="Calibri"/>
              </w:rPr>
            </w:pPr>
            <w:r>
              <w:rPr>
                <w:rFonts w:ascii="Calibri" w:cs="Calibri" w:eastAsia="Calibri" w:hAnsi="Calibri"/>
                <w:sz w:val="18"/>
                <w:szCs w:val="18"/>
                <w:rtl w:val="0"/>
              </w:rPr>
              <w:t xml:space="preserve">duration_ms</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26">
            <w:pPr>
              <w:spacing w:line="240" w:lineRule="auto"/>
              <w:rPr>
                <w:rFonts w:ascii="Calibri" w:cs="Calibri" w:eastAsia="Calibri" w:hAnsi="Calibri"/>
              </w:rPr>
            </w:pPr>
            <w:r>
              <w:rPr>
                <w:rFonts w:ascii="Calibri" w:cs="Calibri" w:eastAsia="Calibri" w:hAnsi="Calibri"/>
                <w:sz w:val="18"/>
                <w:szCs w:val="18"/>
                <w:rtl w:val="0"/>
              </w:rPr>
              <w:t xml:space="preserve">Tokens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27">
            <w:pPr>
              <w:spacing w:line="240" w:lineRule="auto"/>
              <w:rPr>
                <w:rFonts w:ascii="Calibri" w:cs="Calibri" w:eastAsia="Calibri" w:hAnsi="Calibri"/>
              </w:rPr>
            </w:pPr>
            <w:r>
              <w:rPr>
                <w:rFonts w:ascii="Calibri" w:cs="Calibri" w:eastAsia="Calibri" w:hAnsi="Calibri"/>
                <w:sz w:val="18"/>
                <w:szCs w:val="18"/>
                <w:rtl w:val="0"/>
              </w:rPr>
              <w:t xml:space="preserve">token_count events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28">
            <w:pPr>
              <w:spacing w:line="240" w:lineRule="auto"/>
              <w:rPr>
                <w:rFonts w:ascii="Calibri" w:cs="Calibri" w:eastAsia="Calibri" w:hAnsi="Calibri"/>
              </w:rPr>
            </w:pPr>
            <w:r>
              <w:rPr>
                <w:rFonts w:ascii="Calibri" w:cs="Calibri" w:eastAsia="Calibri" w:hAnsi="Calibri"/>
                <w:sz w:val="18"/>
                <w:szCs w:val="18"/>
                <w:rtl w:val="0"/>
              </w:rPr>
              <w:t xml:space="preserve">ResultMessage usage (sub-agent tokens in their task summaries)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29">
            <w:pPr>
              <w:spacing w:line="240" w:lineRule="auto"/>
              <w:rPr>
                <w:rFonts w:ascii="Calibri" w:cs="Calibri" w:eastAsia="Calibri" w:hAnsi="Calibri"/>
              </w:rPr>
            </w:pPr>
            <w:r>
              <w:rPr>
                <w:rFonts w:ascii="Calibri" w:cs="Calibri" w:eastAsia="Calibri" w:hAnsi="Calibri"/>
                <w:sz w:val="18"/>
                <w:szCs w:val="18"/>
                <w:rtl w:val="0"/>
              </w:rPr>
              <w:t xml:space="preserve">result usage (sub-agent tokens reported separately)</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2A">
            <w:pPr>
              <w:spacing w:line="240" w:lineRule="auto"/>
              <w:rPr>
                <w:rFonts w:ascii="Calibri" w:cs="Calibri" w:eastAsia="Calibri" w:hAnsi="Calibri"/>
              </w:rPr>
            </w:pPr>
            <w:r>
              <w:rPr>
                <w:rFonts w:ascii="Calibri" w:cs="Calibri" w:eastAsia="Calibri" w:hAnsi="Calibri"/>
                <w:sz w:val="18"/>
                <w:szCs w:val="18"/>
                <w:rtl w:val="0"/>
              </w:rPr>
              <w:t xml:space="preserve">Cost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2B">
            <w:pPr>
              <w:spacing w:line="240" w:lineRule="auto"/>
              <w:rPr>
                <w:rFonts w:ascii="Calibri" w:cs="Calibri" w:eastAsia="Calibri" w:hAnsi="Calibri"/>
              </w:rPr>
            </w:pPr>
            <w:r>
              <w:rPr>
                <w:rFonts w:ascii="Calibri" w:cs="Calibri" w:eastAsia="Calibri" w:hAnsi="Calibri"/>
                <w:sz w:val="18"/>
                <w:szCs w:val="18"/>
                <w:rtl w:val="0"/>
              </w:rPr>
              <w:t xml:space="preserve">Not reported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2C">
            <w:pPr>
              <w:spacing w:line="240" w:lineRule="auto"/>
              <w:rPr>
                <w:rFonts w:ascii="Calibri" w:cs="Calibri" w:eastAsia="Calibri" w:hAnsi="Calibri"/>
              </w:rPr>
            </w:pPr>
            <w:r>
              <w:rPr>
                <w:rFonts w:ascii="Calibri" w:cs="Calibri" w:eastAsia="Calibri" w:hAnsi="Calibri"/>
                <w:sz w:val="18"/>
                <w:szCs w:val="18"/>
                <w:rtl w:val="0"/>
              </w:rPr>
              <w:t xml:space="preserve">total_cost_usd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2D">
            <w:pPr>
              <w:spacing w:line="240" w:lineRule="auto"/>
              <w:rPr>
                <w:rFonts w:ascii="Calibri" w:cs="Calibri" w:eastAsia="Calibri" w:hAnsi="Calibri"/>
              </w:rPr>
            </w:pPr>
            <w:r>
              <w:rPr>
                <w:rFonts w:ascii="Calibri" w:cs="Calibri" w:eastAsia="Calibri" w:hAnsi="Calibri"/>
                <w:sz w:val="18"/>
                <w:szCs w:val="18"/>
                <w:rtl w:val="0"/>
              </w:rPr>
              <w:t xml:space="preserve">Not reported</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2E">
            <w:pPr>
              <w:spacing w:line="240" w:lineRule="auto"/>
              <w:rPr>
                <w:rFonts w:ascii="Calibri" w:cs="Calibri" w:eastAsia="Calibri" w:hAnsi="Calibri"/>
              </w:rPr>
            </w:pPr>
            <w:r>
              <w:rPr>
                <w:rFonts w:ascii="Calibri" w:cs="Calibri" w:eastAsia="Calibri" w:hAnsi="Calibri"/>
                <w:sz w:val="18"/>
                <w:szCs w:val="18"/>
                <w:rtl w:val="0"/>
              </w:rPr>
              <w:t xml:space="preserve">Background work</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2F">
            <w:pPr>
              <w:spacing w:line="240" w:lineRule="auto"/>
              <w:rPr>
                <w:rFonts w:ascii="Calibri" w:cs="Calibri" w:eastAsia="Calibri" w:hAnsi="Calibri"/>
              </w:rPr>
            </w:pPr>
            <w:r>
              <w:rPr>
                <w:rFonts w:ascii="Calibri" w:cs="Calibri" w:eastAsia="Calibri" w:hAnsi="Calibri"/>
                <w:sz w:val="18"/>
                <w:szCs w:val="18"/>
                <w:rtl w:val="0"/>
              </w:rPr>
              <w:t xml:space="preserve">Long commands polled with write_stdin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30">
            <w:pPr>
              <w:spacing w:line="240" w:lineRule="auto"/>
              <w:rPr>
                <w:rFonts w:ascii="Calibri" w:cs="Calibri" w:eastAsia="Calibri" w:hAnsi="Calibri"/>
              </w:rPr>
            </w:pPr>
            <w:r>
              <w:rPr>
                <w:rFonts w:ascii="Calibri" w:cs="Calibri" w:eastAsia="Calibri" w:hAnsi="Calibri"/>
                <w:sz w:val="18"/>
                <w:szCs w:val="18"/>
                <w:rtl w:val="0"/>
              </w:rPr>
              <w:t xml:space="preserve">Long builds and tests run as background tasks; Explore sub-agents launched with Agent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31">
            <w:pPr>
              <w:spacing w:line="240" w:lineRule="auto"/>
              <w:rPr>
                <w:rFonts w:ascii="Calibri" w:cs="Calibri" w:eastAsia="Calibri" w:hAnsi="Calibri"/>
              </w:rPr>
            </w:pPr>
            <w:r>
              <w:rPr>
                <w:rFonts w:ascii="Calibri" w:cs="Calibri" w:eastAsia="Calibri" w:hAnsi="Calibri"/>
                <w:sz w:val="18"/>
                <w:szCs w:val="18"/>
                <w:rtl w:val="0"/>
              </w:rPr>
              <w:t xml:space="preserve">Sub-agent runs in the background</w:t>
            </w:r>
            <w:r>
              <w:rPr>
                <w:rtl w:val="0"/>
              </w:rPr>
            </w:r>
          </w:p>
        </w:tc>
      </w:tr>
    </w:tbl>
    <w:p w:rsidR="00000000" w:rsidDel="00000000" w:rsidP="00000000" w:rsidRDefault="00000000" w:rsidRPr="00000000" w14:paraId="00000032">
      <w:pPr>
        <w:spacing w:after="60" w:line="240" w:lineRule="auto"/>
        <w:rPr>
          <w:rFonts w:ascii="Calibri" w:cs="Calibri" w:eastAsia="Calibri" w:hAnsi="Calibri"/>
        </w:rPr>
      </w:pPr>
      <w:r>
        <w:rPr>
          <w:rtl w:val="0"/>
        </w:rPr>
      </w:r>
    </w:p>
    <w:p w:rsidR="00000000" w:rsidDel="00000000" w:rsidP="00000000" w:rsidRDefault="00000000" w:rsidRPr="00000000" w14:paraId="00000033">
      <w:pPr>
        <w:spacing w:after="120" w:line="240" w:lineRule="auto"/>
        <w:rPr>
          <w:rFonts w:ascii="Calibri" w:cs="Calibri" w:eastAsia="Calibri" w:hAnsi="Calibri"/>
        </w:rPr>
      </w:pPr>
      <w:r>
        <w:rPr>
          <w:rFonts w:ascii="Calibri" w:cs="Calibri" w:eastAsia="Calibri" w:hAnsi="Calibri"/>
          <w:rtl w:val="0"/>
        </w:rPr>
        <w:t xml:space="preserve">Because file names differ, we identify each run from the working directory recorded in the log. It follows the pattern runs/[agent_]&lt;config&gt;_run&lt;n&gt;/bug-&lt;id&gt;, for example runs/qwen_caus_man_screen_description_run1/bug-92. Reruns stored under runs/RERUN-&lt;config&gt;/ count as the same run.</w:t>
      </w:r>
    </w:p>
    <w:p w:rsidR="00000000" w:rsidDel="00000000" w:rsidP="00000000" w:rsidRDefault="00000000" w:rsidRPr="00000000" w14:paraId="00000034">
      <w:pPr>
        <w:pStyle w:val="Heading2"/>
        <w:keepNext w:val="0"/>
        <w:keepLines w:val="0"/>
        <w:spacing w:before="240" w:line="240" w:lineRule="auto"/>
        <w:rPr>
          <w:rFonts w:ascii="Calibri" w:cs="Calibri" w:eastAsia="Calibri" w:hAnsi="Calibri"/>
          <w:color w:val="2e74b5"/>
          <w:sz w:val="26"/>
          <w:szCs w:val="26"/>
        </w:rPr>
      </w:pPr>
      <w:r>
        <w:rPr>
          <w:rFonts w:ascii="Calibri" w:cs="Calibri" w:eastAsia="Calibri" w:hAnsi="Calibri"/>
          <w:color w:val="2e74b5"/>
          <w:sz w:val="26"/>
          <w:szCs w:val="26"/>
          <w:rtl w:val="0"/>
        </w:rPr>
        <w:t xml:space="preserve">What We Learned from the Pilot Logs</w:t>
      </w:r>
    </w:p>
    <w:p w:rsidR="00000000" w:rsidDel="00000000" w:rsidP="00000000" w:rsidRDefault="00000000" w:rsidRPr="00000000" w14:paraId="00000035">
      <w:pPr>
        <w:spacing w:after="120" w:line="240" w:lineRule="auto"/>
        <w:rPr>
          <w:rFonts w:ascii="Calibri" w:cs="Calibri" w:eastAsia="Calibri" w:hAnsi="Calibri"/>
        </w:rPr>
      </w:pPr>
      <w:r>
        <w:rPr>
          <w:rFonts w:ascii="Calibri" w:cs="Calibri" w:eastAsia="Calibri" w:hAnsi="Calibri"/>
          <w:rtl w:val="0"/>
        </w:rPr>
        <w:t xml:space="preserve">We inspected six trajectories: two bugs (bug-8 with the reference report, and bug-92 with caus_man_screen_description) for each of the three agents.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400"/>
        <w:gridCol w:w="2400"/>
        <w:gridCol w:w="2400"/>
        <w:tblGridChange w:id="0">
          <w:tblGrid>
            <w:gridCol w:w="2160"/>
            <w:gridCol w:w="2400"/>
            <w:gridCol w:w="2400"/>
            <w:gridCol w:w="2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7eef7" w:val="clear"/>
            <w:tcMar>
              <w:top w:w="50.0" w:type="dxa"/>
              <w:left w:w="80.0" w:type="dxa"/>
              <w:bottom w:w="50.0" w:type="dxa"/>
              <w:right w:w="80.0" w:type="dxa"/>
            </w:tcMar>
          </w:tcPr>
          <w:p w:rsidR="00000000" w:rsidDel="00000000" w:rsidP="00000000" w:rsidRDefault="00000000" w:rsidRPr="00000000" w14:paraId="00000036">
            <w:pPr>
              <w:spacing w:line="240" w:lineRule="auto"/>
              <w:rPr>
                <w:rFonts w:ascii="Calibri" w:cs="Calibri" w:eastAsia="Calibri" w:hAnsi="Calibri"/>
              </w:rPr>
            </w:pPr>
            <w:r>
              <w:rPr>
                <w:rtl w:val="0"/>
              </w:rPr>
            </w:r>
          </w:p>
        </w:tc>
        <w:tc>
          <w:tcPr>
            <w:tcBorders>
              <w:top w:color="bfbfbf" w:space="0" w:sz="4" w:val="single"/>
              <w:left w:color="bfbfbf" w:space="0" w:sz="4" w:val="single"/>
              <w:bottom w:color="bfbfbf" w:space="0" w:sz="4" w:val="single"/>
              <w:right w:color="bfbfbf" w:space="0" w:sz="4" w:val="single"/>
            </w:tcBorders>
            <w:shd w:fill="e7eef7" w:val="clear"/>
            <w:tcMar>
              <w:top w:w="50.0" w:type="dxa"/>
              <w:left w:w="80.0" w:type="dxa"/>
              <w:bottom w:w="50.0" w:type="dxa"/>
              <w:right w:w="80.0" w:type="dxa"/>
            </w:tcMar>
          </w:tcPr>
          <w:p w:rsidR="00000000" w:rsidDel="00000000" w:rsidP="00000000" w:rsidRDefault="00000000" w:rsidRPr="00000000" w14:paraId="00000037">
            <w:pPr>
              <w:spacing w:line="240" w:lineRule="auto"/>
              <w:rPr>
                <w:rFonts w:ascii="Calibri" w:cs="Calibri" w:eastAsia="Calibri" w:hAnsi="Calibri"/>
              </w:rPr>
            </w:pPr>
            <w:r>
              <w:rPr>
                <w:rFonts w:ascii="Calibri" w:cs="Calibri" w:eastAsia="Calibri" w:hAnsi="Calibri"/>
                <w:b w:val="1"/>
                <w:bCs w:val="1"/>
                <w:sz w:val="18"/>
                <w:szCs w:val="18"/>
                <w:rtl w:val="0"/>
              </w:rPr>
              <w:t xml:space="preserve">Codex</w:t>
            </w:r>
            <w:r>
              <w:rPr>
                <w:rtl w:val="0"/>
              </w:rPr>
            </w:r>
          </w:p>
        </w:tc>
        <w:tc>
          <w:tcPr>
            <w:tcBorders>
              <w:top w:color="bfbfbf" w:space="0" w:sz="4" w:val="single"/>
              <w:left w:color="bfbfbf" w:space="0" w:sz="4" w:val="single"/>
              <w:bottom w:color="bfbfbf" w:space="0" w:sz="4" w:val="single"/>
              <w:right w:color="bfbfbf" w:space="0" w:sz="4" w:val="single"/>
            </w:tcBorders>
            <w:shd w:fill="e7eef7" w:val="clear"/>
            <w:tcMar>
              <w:top w:w="50.0" w:type="dxa"/>
              <w:left w:w="80.0" w:type="dxa"/>
              <w:bottom w:w="50.0" w:type="dxa"/>
              <w:right w:w="80.0" w:type="dxa"/>
            </w:tcMar>
          </w:tcPr>
          <w:p w:rsidR="00000000" w:rsidDel="00000000" w:rsidP="00000000" w:rsidRDefault="00000000" w:rsidRPr="00000000" w14:paraId="00000038">
            <w:pPr>
              <w:spacing w:line="240" w:lineRule="auto"/>
              <w:rPr>
                <w:rFonts w:ascii="Calibri" w:cs="Calibri" w:eastAsia="Calibri" w:hAnsi="Calibri"/>
              </w:rPr>
            </w:pPr>
            <w:r>
              <w:rPr>
                <w:rFonts w:ascii="Calibri" w:cs="Calibri" w:eastAsia="Calibri" w:hAnsi="Calibri"/>
                <w:b w:val="1"/>
                <w:bCs w:val="1"/>
                <w:sz w:val="18"/>
                <w:szCs w:val="18"/>
                <w:rtl w:val="0"/>
              </w:rPr>
              <w:t xml:space="preserve">Claude</w:t>
            </w:r>
            <w:r>
              <w:rPr>
                <w:rtl w:val="0"/>
              </w:rPr>
            </w:r>
          </w:p>
        </w:tc>
        <w:tc>
          <w:tcPr>
            <w:tcBorders>
              <w:top w:color="bfbfbf" w:space="0" w:sz="4" w:val="single"/>
              <w:left w:color="bfbfbf" w:space="0" w:sz="4" w:val="single"/>
              <w:bottom w:color="bfbfbf" w:space="0" w:sz="4" w:val="single"/>
              <w:right w:color="bfbfbf" w:space="0" w:sz="4" w:val="single"/>
            </w:tcBorders>
            <w:shd w:fill="e7eef7" w:val="clear"/>
            <w:tcMar>
              <w:top w:w="50.0" w:type="dxa"/>
              <w:left w:w="80.0" w:type="dxa"/>
              <w:bottom w:w="50.0" w:type="dxa"/>
              <w:right w:w="80.0" w:type="dxa"/>
            </w:tcMar>
          </w:tcPr>
          <w:p w:rsidR="00000000" w:rsidDel="00000000" w:rsidP="00000000" w:rsidRDefault="00000000" w:rsidRPr="00000000" w14:paraId="00000039">
            <w:pPr>
              <w:spacing w:line="240" w:lineRule="auto"/>
              <w:rPr>
                <w:rFonts w:ascii="Calibri" w:cs="Calibri" w:eastAsia="Calibri" w:hAnsi="Calibri"/>
              </w:rPr>
            </w:pPr>
            <w:r>
              <w:rPr>
                <w:rFonts w:ascii="Calibri" w:cs="Calibri" w:eastAsia="Calibri" w:hAnsi="Calibri"/>
                <w:b w:val="1"/>
                <w:bCs w:val="1"/>
                <w:sz w:val="18"/>
                <w:szCs w:val="18"/>
                <w:rtl w:val="0"/>
              </w:rPr>
              <w:t xml:space="preserve">Qwen</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3A">
            <w:pPr>
              <w:spacing w:line="240" w:lineRule="auto"/>
              <w:rPr>
                <w:rFonts w:ascii="Calibri" w:cs="Calibri" w:eastAsia="Calibri" w:hAnsi="Calibri"/>
              </w:rPr>
            </w:pPr>
            <w:r>
              <w:rPr>
                <w:rFonts w:ascii="Calibri" w:cs="Calibri" w:eastAsia="Calibri" w:hAnsi="Calibri"/>
                <w:sz w:val="18"/>
                <w:szCs w:val="18"/>
                <w:rtl w:val="0"/>
              </w:rPr>
              <w:t xml:space="preserve">bug-8: edited file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3B">
            <w:pPr>
              <w:spacing w:line="240" w:lineRule="auto"/>
              <w:rPr>
                <w:rFonts w:ascii="Calibri" w:cs="Calibri" w:eastAsia="Calibri" w:hAnsi="Calibri"/>
              </w:rPr>
            </w:pPr>
            <w:r>
              <w:rPr>
                <w:rFonts w:ascii="Calibri" w:cs="Calibri" w:eastAsia="Calibri" w:hAnsi="Calibri"/>
                <w:sz w:val="18"/>
                <w:szCs w:val="18"/>
                <w:rtl w:val="0"/>
              </w:rPr>
              <w:t xml:space="preserve">TrickyTripperActivity.java</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3C">
            <w:pPr>
              <w:spacing w:line="240" w:lineRule="auto"/>
              <w:rPr>
                <w:rFonts w:ascii="Calibri" w:cs="Calibri" w:eastAsia="Calibri" w:hAnsi="Calibri"/>
              </w:rPr>
            </w:pPr>
            <w:r>
              <w:rPr>
                <w:rFonts w:ascii="Calibri" w:cs="Calibri" w:eastAsia="Calibri" w:hAnsi="Calibri"/>
                <w:sz w:val="18"/>
                <w:szCs w:val="18"/>
                <w:rtl w:val="0"/>
              </w:rPr>
              <w:t xml:space="preserve">ParticipantTabActivity.java</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3D">
            <w:pPr>
              <w:spacing w:line="240" w:lineRule="auto"/>
              <w:rPr>
                <w:rFonts w:ascii="Calibri" w:cs="Calibri" w:eastAsia="Calibri" w:hAnsi="Calibri"/>
              </w:rPr>
            </w:pPr>
            <w:r>
              <w:rPr>
                <w:rFonts w:ascii="Calibri" w:cs="Calibri" w:eastAsia="Calibri" w:hAnsi="Calibri"/>
                <w:sz w:val="18"/>
                <w:szCs w:val="18"/>
                <w:rtl w:val="0"/>
              </w:rPr>
              <w:t xml:space="preserve">TripControllerImpl.java</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3E">
            <w:pPr>
              <w:spacing w:line="240" w:lineRule="auto"/>
              <w:rPr>
                <w:rFonts w:ascii="Calibri" w:cs="Calibri" w:eastAsia="Calibri" w:hAnsi="Calibri"/>
              </w:rPr>
            </w:pPr>
            <w:r>
              <w:rPr>
                <w:rFonts w:ascii="Calibri" w:cs="Calibri" w:eastAsia="Calibri" w:hAnsi="Calibri"/>
                <w:sz w:val="18"/>
                <w:szCs w:val="18"/>
                <w:rtl w:val="0"/>
              </w:rPr>
              <w:t xml:space="preserve">bug-8: build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3F">
            <w:pPr>
              <w:spacing w:line="240" w:lineRule="auto"/>
              <w:rPr>
                <w:rFonts w:ascii="Calibri" w:cs="Calibri" w:eastAsia="Calibri" w:hAnsi="Calibri"/>
              </w:rPr>
            </w:pPr>
            <w:r>
              <w:rPr>
                <w:rFonts w:ascii="Calibri" w:cs="Calibri" w:eastAsia="Calibri" w:hAnsi="Calibri"/>
                <w:sz w:val="18"/>
                <w:szCs w:val="18"/>
                <w:rtl w:val="0"/>
              </w:rPr>
              <w:t xml:space="preserve">Failed (environment)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40">
            <w:pPr>
              <w:spacing w:line="240" w:lineRule="auto"/>
              <w:rPr>
                <w:rFonts w:ascii="Calibri" w:cs="Calibri" w:eastAsia="Calibri" w:hAnsi="Calibri"/>
              </w:rPr>
            </w:pPr>
            <w:r>
              <w:rPr>
                <w:rFonts w:ascii="Calibri" w:cs="Calibri" w:eastAsia="Calibri" w:hAnsi="Calibri"/>
                <w:sz w:val="18"/>
                <w:szCs w:val="18"/>
                <w:rtl w:val="0"/>
              </w:rPr>
              <w:t xml:space="preserve">Succeeded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41">
            <w:pPr>
              <w:spacing w:line="240" w:lineRule="auto"/>
              <w:rPr>
                <w:rFonts w:ascii="Calibri" w:cs="Calibri" w:eastAsia="Calibri" w:hAnsi="Calibri"/>
              </w:rPr>
            </w:pPr>
            <w:r>
              <w:rPr>
                <w:rFonts w:ascii="Calibri" w:cs="Calibri" w:eastAsia="Calibri" w:hAnsi="Calibri"/>
                <w:sz w:val="18"/>
                <w:szCs w:val="18"/>
                <w:rtl w:val="0"/>
              </w:rPr>
              <w:t xml:space="preserve">Succeeded</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42">
            <w:pPr>
              <w:spacing w:line="240" w:lineRule="auto"/>
              <w:rPr>
                <w:rFonts w:ascii="Calibri" w:cs="Calibri" w:eastAsia="Calibri" w:hAnsi="Calibri"/>
              </w:rPr>
            </w:pPr>
            <w:r>
              <w:rPr>
                <w:rFonts w:ascii="Calibri" w:cs="Calibri" w:eastAsia="Calibri" w:hAnsi="Calibri"/>
                <w:sz w:val="18"/>
                <w:szCs w:val="18"/>
                <w:rtl w:val="0"/>
              </w:rPr>
              <w:t xml:space="preserve">bug-92: edited file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43">
            <w:pPr>
              <w:spacing w:line="240" w:lineRule="auto"/>
              <w:rPr>
                <w:rFonts w:ascii="Calibri" w:cs="Calibri" w:eastAsia="Calibri" w:hAnsi="Calibri"/>
              </w:rPr>
            </w:pPr>
            <w:r>
              <w:rPr>
                <w:rFonts w:ascii="Calibri" w:cs="Calibri" w:eastAsia="Calibri" w:hAnsi="Calibri"/>
                <w:sz w:val="18"/>
                <w:szCs w:val="18"/>
                <w:rtl w:val="0"/>
              </w:rPr>
              <w:t xml:space="preserve">VendorDB.java + test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44">
            <w:pPr>
              <w:spacing w:line="240" w:lineRule="auto"/>
              <w:rPr>
                <w:rFonts w:ascii="Calibri" w:cs="Calibri" w:eastAsia="Calibri" w:hAnsi="Calibri"/>
              </w:rPr>
            </w:pPr>
            <w:r>
              <w:rPr>
                <w:rFonts w:ascii="Calibri" w:cs="Calibri" w:eastAsia="Calibri" w:hAnsi="Calibri"/>
                <w:sz w:val="18"/>
                <w:szCs w:val="18"/>
                <w:rtl w:val="0"/>
              </w:rPr>
              <w:t xml:space="preserve">VendorDB.java + test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45">
            <w:pPr>
              <w:spacing w:line="240" w:lineRule="auto"/>
              <w:rPr>
                <w:rFonts w:ascii="Calibri" w:cs="Calibri" w:eastAsia="Calibri" w:hAnsi="Calibri"/>
              </w:rPr>
            </w:pPr>
            <w:r>
              <w:rPr>
                <w:rFonts w:ascii="Calibri" w:cs="Calibri" w:eastAsia="Calibri" w:hAnsi="Calibri"/>
                <w:sz w:val="18"/>
                <w:szCs w:val="18"/>
                <w:rtl w:val="0"/>
              </w:rPr>
              <w:t xml:space="preserve">VendorDB.java</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46">
            <w:pPr>
              <w:spacing w:line="240" w:lineRule="auto"/>
              <w:rPr>
                <w:rFonts w:ascii="Calibri" w:cs="Calibri" w:eastAsia="Calibri" w:hAnsi="Calibri"/>
              </w:rPr>
            </w:pPr>
            <w:r>
              <w:rPr>
                <w:rFonts w:ascii="Calibri" w:cs="Calibri" w:eastAsia="Calibri" w:hAnsi="Calibri"/>
                <w:sz w:val="18"/>
                <w:szCs w:val="18"/>
                <w:rtl w:val="0"/>
              </w:rPr>
              <w:t xml:space="preserve">bug-92: validation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47">
            <w:pPr>
              <w:spacing w:line="240" w:lineRule="auto"/>
              <w:rPr>
                <w:rFonts w:ascii="Calibri" w:cs="Calibri" w:eastAsia="Calibri" w:hAnsi="Calibri"/>
              </w:rPr>
            </w:pPr>
            <w:r>
              <w:rPr>
                <w:rFonts w:ascii="Calibri" w:cs="Calibri" w:eastAsia="Calibri" w:hAnsi="Calibri"/>
                <w:sz w:val="18"/>
                <w:szCs w:val="18"/>
                <w:rtl w:val="0"/>
              </w:rPr>
              <w:t xml:space="preserve">Build + unit tests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48">
            <w:pPr>
              <w:spacing w:line="240" w:lineRule="auto"/>
              <w:rPr>
                <w:rFonts w:ascii="Calibri" w:cs="Calibri" w:eastAsia="Calibri" w:hAnsi="Calibri"/>
              </w:rPr>
            </w:pPr>
            <w:r>
              <w:rPr>
                <w:rFonts w:ascii="Calibri" w:cs="Calibri" w:eastAsia="Calibri" w:hAnsi="Calibri"/>
                <w:sz w:val="18"/>
                <w:szCs w:val="18"/>
                <w:rtl w:val="0"/>
              </w:rPr>
              <w:t xml:space="preserve">Build + unit tests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49">
            <w:pPr>
              <w:spacing w:line="240" w:lineRule="auto"/>
              <w:rPr>
                <w:rFonts w:ascii="Calibri" w:cs="Calibri" w:eastAsia="Calibri" w:hAnsi="Calibri"/>
              </w:rPr>
            </w:pPr>
            <w:r>
              <w:rPr>
                <w:rFonts w:ascii="Calibri" w:cs="Calibri" w:eastAsia="Calibri" w:hAnsi="Calibri"/>
                <w:sz w:val="18"/>
                <w:szCs w:val="18"/>
                <w:rtl w:val="0"/>
              </w:rPr>
              <w:t xml:space="preserve">Build + unit tests</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4A">
            <w:pPr>
              <w:spacing w:line="240" w:lineRule="auto"/>
              <w:rPr>
                <w:rFonts w:ascii="Calibri" w:cs="Calibri" w:eastAsia="Calibri" w:hAnsi="Calibri"/>
              </w:rPr>
            </w:pPr>
            <w:r>
              <w:rPr>
                <w:rFonts w:ascii="Calibri" w:cs="Calibri" w:eastAsia="Calibri" w:hAnsi="Calibri"/>
                <w:sz w:val="18"/>
                <w:szCs w:val="18"/>
                <w:rtl w:val="0"/>
              </w:rPr>
              <w:t xml:space="preserve">bug-92: duration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4B">
            <w:pPr>
              <w:spacing w:line="240" w:lineRule="auto"/>
              <w:rPr>
                <w:rFonts w:ascii="Calibri" w:cs="Calibri" w:eastAsia="Calibri" w:hAnsi="Calibri"/>
              </w:rPr>
            </w:pPr>
            <w:r>
              <w:rPr>
                <w:rFonts w:ascii="Calibri" w:cs="Calibri" w:eastAsia="Calibri" w:hAnsi="Calibri"/>
                <w:sz w:val="18"/>
                <w:szCs w:val="18"/>
                <w:rtl w:val="0"/>
              </w:rPr>
              <w:t xml:space="preserve">76 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4C">
            <w:pPr>
              <w:spacing w:line="240" w:lineRule="auto"/>
              <w:rPr>
                <w:rFonts w:ascii="Calibri" w:cs="Calibri" w:eastAsia="Calibri" w:hAnsi="Calibri"/>
              </w:rPr>
            </w:pPr>
            <w:r>
              <w:rPr>
                <w:rFonts w:ascii="Calibri" w:cs="Calibri" w:eastAsia="Calibri" w:hAnsi="Calibri"/>
                <w:sz w:val="18"/>
                <w:szCs w:val="18"/>
                <w:rtl w:val="0"/>
              </w:rPr>
              <w:t xml:space="preserve">221 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4D">
            <w:pPr>
              <w:spacing w:line="240" w:lineRule="auto"/>
              <w:rPr>
                <w:rFonts w:ascii="Calibri" w:cs="Calibri" w:eastAsia="Calibri" w:hAnsi="Calibri"/>
              </w:rPr>
            </w:pPr>
            <w:r>
              <w:rPr>
                <w:rFonts w:ascii="Calibri" w:cs="Calibri" w:eastAsia="Calibri" w:hAnsi="Calibri"/>
                <w:sz w:val="18"/>
                <w:szCs w:val="18"/>
                <w:rtl w:val="0"/>
              </w:rPr>
              <w:t xml:space="preserve">140 s</w:t>
            </w:r>
            <w:r>
              <w:rPr>
                <w:rtl w:val="0"/>
              </w:rPr>
            </w:r>
          </w:p>
        </w:tc>
      </w:tr>
    </w:tbl>
    <w:p w:rsidR="00000000" w:rsidDel="00000000" w:rsidP="00000000" w:rsidRDefault="00000000" w:rsidRPr="00000000" w14:paraId="0000004E">
      <w:pPr>
        <w:spacing w:after="60" w:line="240" w:lineRule="auto"/>
        <w:rPr>
          <w:rFonts w:ascii="Calibri" w:cs="Calibri" w:eastAsia="Calibri" w:hAnsi="Calibri"/>
        </w:rPr>
      </w:pPr>
      <w:r>
        <w:rPr>
          <w:rtl w:val="0"/>
        </w:rPr>
      </w:r>
    </w:p>
    <w:p w:rsidR="00000000" w:rsidDel="00000000" w:rsidP="00000000" w:rsidRDefault="00000000" w:rsidRPr="00000000" w14:paraId="0000004F">
      <w:pPr>
        <w:spacing w:after="120" w:line="240" w:lineRule="auto"/>
        <w:rPr>
          <w:rFonts w:ascii="Calibri" w:cs="Calibri" w:eastAsia="Calibri" w:hAnsi="Calibri"/>
        </w:rPr>
      </w:pPr>
      <w:r>
        <w:rPr>
          <w:rFonts w:ascii="Calibri" w:cs="Calibri" w:eastAsia="Calibri" w:hAnsi="Calibri"/>
          <w:rtl w:val="0"/>
        </w:rPr>
        <w:t xml:space="preserve">The main findings:</w:t>
      </w:r>
    </w:p>
    <w:p w:rsidR="00000000" w:rsidDel="00000000" w:rsidP="00000000" w:rsidRDefault="00000000" w:rsidRPr="00000000" w14:paraId="00000050">
      <w:pPr>
        <w:numPr>
          <w:ilvl w:val="0"/>
          <w:numId w:val="1"/>
        </w:numPr>
        <w:spacing w:after="60" w:line="240" w:lineRule="auto"/>
        <w:ind w:left="720" w:hanging="360"/>
        <w:rPr>
          <w:rFonts w:ascii="Calibri" w:cs="Calibri" w:eastAsia="Calibri" w:hAnsi="Calibri"/>
        </w:rPr>
      </w:pPr>
      <w:commentRangeStart w:id="2"/>
      <w:commentRangeStart w:id="3"/>
      <w:r>
        <w:rPr>
          <w:rFonts w:ascii="Calibri" w:cs="Calibri" w:eastAsia="Calibri" w:hAnsi="Calibri"/>
          <w:b w:val="1"/>
          <w:bCs w:val="1"/>
          <w:rtl w:val="0"/>
        </w:rPr>
        <w:t xml:space="preserve">Agents</w:t>
      </w:r>
      <w:commentRangeEnd w:id="2"/>
      <w:r>
        <w:commentReference w:id="2"/>
      </w:r>
      <w:commentRangeEnd w:id="3"/>
      <w:r>
        <w:commentReference w:id="3"/>
      </w:r>
      <w:r>
        <w:rPr>
          <w:rFonts w:ascii="Calibri" w:cs="Calibri" w:eastAsia="Calibri" w:hAnsi="Calibri"/>
          <w:b w:val="1"/>
          <w:bCs w:val="1"/>
          <w:rtl w:val="0"/>
        </w:rPr>
        <w:t xml:space="preserve"> can agree or disagree on the fix location. </w:t>
      </w:r>
      <w:r>
        <w:rPr>
          <w:rFonts w:ascii="Calibri" w:cs="Calibri" w:eastAsia="Calibri" w:hAnsi="Calibri"/>
          <w:rtl w:val="0"/>
        </w:rPr>
        <w:t xml:space="preserve">On bug-8 the three agents edited three different files; on bug-92 all three edited VendorDB.java. We need localization accuracy metrics to capture this.</w:t>
      </w:r>
    </w:p>
    <w:p w:rsidR="00000000" w:rsidDel="00000000" w:rsidP="00000000" w:rsidRDefault="00000000" w:rsidRPr="00000000" w14:paraId="00000051">
      <w:pPr>
        <w:numPr>
          <w:ilvl w:val="0"/>
          <w:numId w:val="1"/>
        </w:numPr>
        <w:spacing w:after="60" w:line="240" w:lineRule="auto"/>
        <w:ind w:left="720" w:hanging="360"/>
        <w:rPr>
          <w:rFonts w:ascii="Calibri" w:cs="Calibri" w:eastAsia="Calibri" w:hAnsi="Calibri"/>
        </w:rPr>
      </w:pPr>
      <w:r>
        <w:rPr>
          <w:rFonts w:ascii="Calibri" w:cs="Calibri" w:eastAsia="Calibri" w:hAnsi="Calibri"/>
          <w:b w:val="1"/>
          <w:bCs w:val="1"/>
          <w:rtl w:val="0"/>
        </w:rPr>
        <w:t xml:space="preserve">Build failures are not always the agent's fault. </w:t>
      </w:r>
      <w:r>
        <w:rPr>
          <w:rFonts w:ascii="Calibri" w:cs="Calibri" w:eastAsia="Calibri" w:hAnsi="Calibri"/>
          <w:rtl w:val="0"/>
        </w:rPr>
        <w:t xml:space="preserve">On bug-8, Codex could not build because the harness Gradle init script does not work with Gradle 2.14.1 and network access was off.</w:t>
      </w:r>
    </w:p>
    <w:p w:rsidR="00000000" w:rsidDel="00000000" w:rsidP="00000000" w:rsidRDefault="00000000" w:rsidRPr="00000000" w14:paraId="00000052">
      <w:pPr>
        <w:numPr>
          <w:ilvl w:val="0"/>
          <w:numId w:val="1"/>
        </w:numPr>
        <w:spacing w:after="60" w:line="240" w:lineRule="auto"/>
        <w:ind w:left="720" w:hanging="360"/>
        <w:rPr>
          <w:rFonts w:ascii="Calibri" w:cs="Calibri" w:eastAsia="Calibri" w:hAnsi="Calibri"/>
        </w:rPr>
      </w:pPr>
      <w:r>
        <w:rPr>
          <w:rFonts w:ascii="Calibri" w:cs="Calibri" w:eastAsia="Calibri" w:hAnsi="Calibri"/>
          <w:b w:val="1"/>
          <w:bCs w:val="1"/>
          <w:rtl w:val="0"/>
        </w:rPr>
        <w:t xml:space="preserve">The same job is logged in different ways. </w:t>
      </w:r>
      <w:r>
        <w:rPr>
          <w:rFonts w:ascii="Calibri" w:cs="Calibri" w:eastAsia="Calibri" w:hAnsi="Calibri"/>
          <w:rtl w:val="0"/>
        </w:rPr>
        <w:t xml:space="preserve">Qwen reads and searches with dedicated tools instead of shell commands. Codex sometimes applies a patch through a native tool and sometimes through apply_patch inside a shell command, and on bug-92 it applied the patch and ran the tests in one chained command.</w:t>
      </w:r>
    </w:p>
    <w:p w:rsidR="00000000" w:rsidDel="00000000" w:rsidP="00000000" w:rsidRDefault="00000000" w:rsidRPr="00000000" w14:paraId="00000053">
      <w:pPr>
        <w:numPr>
          <w:ilvl w:val="0"/>
          <w:numId w:val="1"/>
        </w:numPr>
        <w:spacing w:after="60" w:line="240" w:lineRule="auto"/>
        <w:ind w:left="720" w:hanging="360"/>
        <w:rPr>
          <w:rFonts w:ascii="Calibri" w:cs="Calibri" w:eastAsia="Calibri" w:hAnsi="Calibri"/>
        </w:rPr>
      </w:pPr>
      <w:r>
        <w:rPr>
          <w:rFonts w:ascii="Calibri" w:cs="Calibri" w:eastAsia="Calibri" w:hAnsi="Calibri"/>
          <w:b w:val="1"/>
          <w:bCs w:val="1"/>
          <w:rtl w:val="0"/>
        </w:rPr>
        <w:t xml:space="preserve">Not every logged call is a real action. </w:t>
      </w:r>
      <w:r>
        <w:rPr>
          <w:rFonts w:ascii="Calibri" w:cs="Calibri" w:eastAsia="Calibri" w:hAnsi="Calibri"/>
          <w:rtl w:val="0"/>
        </w:rPr>
        <w:t xml:space="preserve">Codex polls long-running commands with empty write_stdin calls (7 on bug-8, 5 on bug-92). These are waiting, not work.</w:t>
      </w:r>
    </w:p>
    <w:p w:rsidR="00000000" w:rsidDel="00000000" w:rsidP="00000000" w:rsidRDefault="00000000" w:rsidRPr="00000000" w14:paraId="00000054">
      <w:pPr>
        <w:numPr>
          <w:ilvl w:val="0"/>
          <w:numId w:val="1"/>
        </w:numPr>
        <w:spacing w:after="60" w:line="240" w:lineRule="auto"/>
        <w:ind w:left="720" w:hanging="360"/>
        <w:rPr>
          <w:rFonts w:ascii="Calibri" w:cs="Calibri" w:eastAsia="Calibri" w:hAnsi="Calibri"/>
        </w:rPr>
      </w:pPr>
      <w:r>
        <w:rPr>
          <w:rFonts w:ascii="Calibri" w:cs="Calibri" w:eastAsia="Calibri" w:hAnsi="Calibri"/>
          <w:b w:val="1"/>
          <w:bCs w:val="1"/>
          <w:rtl w:val="0"/>
        </w:rPr>
        <w:t xml:space="preserve">Some work is hidden or runs in parallel. </w:t>
      </w:r>
      <w:r>
        <w:rPr>
          <w:rFonts w:ascii="Calibri" w:cs="Calibri" w:eastAsia="Calibri" w:hAnsi="Calibri"/>
          <w:rtl w:val="0"/>
        </w:rPr>
        <w:t xml:space="preserve">Qwen used </w:t>
      </w:r>
      <w:commentRangeStart w:id="4"/>
      <w:commentRangeStart w:id="5"/>
      <w:r>
        <w:rPr>
          <w:rFonts w:ascii="Calibri" w:cs="Calibri" w:eastAsia="Calibri" w:hAnsi="Calibri"/>
          <w:rtl w:val="0"/>
        </w:rPr>
        <w:t xml:space="preserve">an exploration sub-agent</w:t>
      </w:r>
      <w:commentRangeEnd w:id="4"/>
      <w:r>
        <w:commentReference w:id="4"/>
      </w:r>
      <w:commentRangeEnd w:id="5"/>
      <w:r>
        <w:commentReference w:id="5"/>
      </w:r>
      <w:r>
        <w:rPr>
          <w:rFonts w:ascii="Calibri" w:cs="Calibri" w:eastAsia="Calibri" w:hAnsi="Calibri"/>
          <w:rtl w:val="0"/>
        </w:rPr>
        <w:t xml:space="preserve"> in both bugs (15 and 19 hidden tool calls). On bug-92 it kept running in the background after Qwen had already fixed the bug. Claude's background tasks are long builds, but Claude also launches sub-agents (249 Agent calls in run 1). Unlike Qwen's, their tool calls appear in the log.</w:t>
      </w:r>
    </w:p>
    <w:p w:rsidR="00000000" w:rsidDel="00000000" w:rsidP="00000000" w:rsidRDefault="00000000" w:rsidRPr="00000000" w14:paraId="00000055">
      <w:pPr>
        <w:numPr>
          <w:ilvl w:val="0"/>
          <w:numId w:val="1"/>
        </w:numPr>
        <w:spacing w:after="60" w:line="240" w:lineRule="auto"/>
        <w:ind w:left="720" w:hanging="360"/>
        <w:rPr>
          <w:rFonts w:ascii="Calibri" w:cs="Calibri" w:eastAsia="Calibri" w:hAnsi="Calibri"/>
        </w:rPr>
      </w:pPr>
      <w:r>
        <w:rPr>
          <w:rFonts w:ascii="Calibri" w:cs="Calibri" w:eastAsia="Calibri" w:hAnsi="Calibri"/>
          <w:b w:val="1"/>
          <w:bCs w:val="1"/>
          <w:rtl w:val="0"/>
        </w:rPr>
        <w:t xml:space="preserve">Agents validate in different ways. </w:t>
      </w:r>
      <w:r>
        <w:rPr>
          <w:rFonts w:ascii="Calibri" w:cs="Calibri" w:eastAsia="Calibri" w:hAnsi="Calibri"/>
          <w:rtl w:val="0"/>
        </w:rPr>
        <w:t xml:space="preserve">On bug-92 all agents built the app and </w:t>
      </w:r>
      <w:commentRangeStart w:id="6"/>
      <w:commentRangeStart w:id="7"/>
      <w:r>
        <w:rPr>
          <w:rFonts w:ascii="Calibri" w:cs="Calibri" w:eastAsia="Calibri" w:hAnsi="Calibri"/>
          <w:rtl w:val="0"/>
        </w:rPr>
        <w:t xml:space="preserve">ran unit tests, and Codex and Claude also added regression tests</w:t>
      </w:r>
      <w:commentRangeEnd w:id="6"/>
      <w:r>
        <w:commentReference w:id="6"/>
      </w:r>
      <w:commentRangeEnd w:id="7"/>
      <w:r>
        <w:commentReference w:id="7"/>
      </w:r>
      <w:r>
        <w:rPr>
          <w:rFonts w:ascii="Calibri" w:cs="Calibri" w:eastAsia="Calibri" w:hAnsi="Calibri"/>
          <w:rtl w:val="0"/>
        </w:rPr>
        <w:t xml:space="preserve">. Builds and tests need separate metrics, and test edits should not count as out-of-scope changes.</w:t>
      </w:r>
    </w:p>
    <w:p w:rsidR="00000000" w:rsidDel="00000000" w:rsidP="00000000" w:rsidRDefault="00000000" w:rsidRPr="00000000" w14:paraId="00000056">
      <w:pPr>
        <w:numPr>
          <w:ilvl w:val="0"/>
          <w:numId w:val="1"/>
        </w:numPr>
        <w:spacing w:after="60" w:line="240" w:lineRule="auto"/>
        <w:ind w:left="720" w:hanging="360"/>
        <w:rPr>
          <w:rFonts w:ascii="Calibri" w:cs="Calibri" w:eastAsia="Calibri" w:hAnsi="Calibri"/>
        </w:rPr>
      </w:pPr>
      <w:r>
        <w:rPr>
          <w:rFonts w:ascii="Calibri" w:cs="Calibri" w:eastAsia="Calibri" w:hAnsi="Calibri"/>
          <w:b w:val="1"/>
          <w:bCs w:val="1"/>
          <w:rtl w:val="0"/>
        </w:rPr>
        <w:t xml:space="preserve">Only Codex has per-action </w:t>
      </w:r>
      <w:commentRangeStart w:id="8"/>
      <w:commentRangeStart w:id="9"/>
      <w:r>
        <w:rPr>
          <w:rFonts w:ascii="Calibri" w:cs="Calibri" w:eastAsia="Calibri" w:hAnsi="Calibri"/>
          <w:b w:val="1"/>
          <w:bCs w:val="1"/>
          <w:rtl w:val="0"/>
        </w:rPr>
        <w:t xml:space="preserve">timestamps</w:t>
      </w:r>
      <w:commentRangeEnd w:id="8"/>
      <w:r>
        <w:commentReference w:id="8"/>
      </w:r>
      <w:commentRangeEnd w:id="9"/>
      <w:r>
        <w:commentReference w:id="9"/>
      </w:r>
      <w:r>
        <w:rPr>
          <w:rFonts w:ascii="Calibri" w:cs="Calibri" w:eastAsia="Calibri" w:hAnsi="Calibri"/>
          <w:b w:val="1"/>
          <w:bCs w:val="1"/>
          <w:rtl w:val="0"/>
        </w:rPr>
        <w:t xml:space="preserve">. </w:t>
      </w:r>
      <w:r>
        <w:rPr>
          <w:rFonts w:ascii="Calibri" w:cs="Calibri" w:eastAsia="Calibri" w:hAnsi="Calibri"/>
          <w:rtl w:val="0"/>
        </w:rPr>
        <w:t xml:space="preserve">Time-to-first-patch and time-to-first-validation are therefore reported for Codex only, descriptively. Our speed analyses use action counts and the total duration, which all agents report.</w:t>
      </w:r>
    </w:p>
    <w:p w:rsidR="00000000" w:rsidDel="00000000" w:rsidP="00000000" w:rsidRDefault="00000000" w:rsidRPr="00000000" w14:paraId="00000057">
      <w:pPr>
        <w:numPr>
          <w:ilvl w:val="0"/>
          <w:numId w:val="1"/>
        </w:numPr>
        <w:spacing w:after="60" w:line="240" w:lineRule="auto"/>
        <w:ind w:left="720" w:hanging="360"/>
        <w:rPr>
          <w:rFonts w:ascii="Calibri" w:cs="Calibri" w:eastAsia="Calibri" w:hAnsi="Calibri"/>
        </w:rPr>
      </w:pPr>
      <w:commentRangeStart w:id="10"/>
      <w:commentRangeStart w:id="11"/>
      <w:r>
        <w:rPr>
          <w:rFonts w:ascii="Calibri" w:cs="Calibri" w:eastAsia="Calibri" w:hAnsi="Calibri"/>
          <w:b w:val="1"/>
          <w:bCs w:val="1"/>
          <w:rtl w:val="0"/>
        </w:rPr>
        <w:t xml:space="preserve">The project folders sit inside the harness git repository. </w:t>
      </w:r>
      <w:r>
        <w:rPr>
          <w:rFonts w:ascii="Calibri" w:cs="Calibri" w:eastAsia="Calibri" w:hAnsi="Calibri"/>
          <w:rtl w:val="0"/>
        </w:rPr>
        <w:t xml:space="preserve">Claude noted on bug-92 that the project files are not tracked by the repo, so the agents' own git diff is unreliable. Agents also ran git log (Qwen with --all), which can show the harness history.</w:t>
      </w:r>
      <w:commentRangeEnd w:id="10"/>
      <w:r>
        <w:commentReference w:id="10"/>
      </w:r>
      <w:commentRangeEnd w:id="11"/>
      <w:r>
        <w:commentReference w:id="11"/>
      </w:r>
      <w:r>
        <w:rPr>
          <w:rtl w:val="0"/>
        </w:rPr>
      </w:r>
    </w:p>
    <w:p w:rsidR="00000000" w:rsidDel="00000000" w:rsidP="00000000" w:rsidRDefault="00000000" w:rsidRPr="00000000" w14:paraId="00000058">
      <w:pPr>
        <w:pStyle w:val="Heading1"/>
        <w:keepNext w:val="0"/>
        <w:keepLines w:val="0"/>
        <w:spacing w:before="240" w:line="240" w:lineRule="auto"/>
        <w:rPr>
          <w:rFonts w:ascii="Calibri" w:cs="Calibri" w:eastAsia="Calibri" w:hAnsi="Calibri"/>
          <w:color w:val="2e74b5"/>
          <w:sz w:val="32"/>
          <w:szCs w:val="32"/>
        </w:rPr>
      </w:pPr>
      <w:r>
        <w:rPr>
          <w:rFonts w:ascii="Calibri" w:cs="Calibri" w:eastAsia="Calibri" w:hAnsi="Calibri"/>
          <w:color w:val="2e74b5"/>
          <w:sz w:val="32"/>
          <w:szCs w:val="32"/>
          <w:rtl w:val="0"/>
        </w:rPr>
        <w:t xml:space="preserve">Metrics</w:t>
      </w:r>
    </w:p>
    <w:p w:rsidR="00000000" w:rsidDel="00000000" w:rsidP="00000000" w:rsidRDefault="00000000" w:rsidRPr="00000000" w14:paraId="00000059">
      <w:pPr>
        <w:pStyle w:val="Heading2"/>
        <w:keepNext w:val="0"/>
        <w:keepLines w:val="0"/>
        <w:spacing w:before="240" w:line="240" w:lineRule="auto"/>
        <w:rPr>
          <w:rFonts w:ascii="Calibri" w:cs="Calibri" w:eastAsia="Calibri" w:hAnsi="Calibri"/>
          <w:color w:val="2e74b5"/>
          <w:sz w:val="26"/>
          <w:szCs w:val="26"/>
        </w:rPr>
      </w:pPr>
      <w:r>
        <w:rPr>
          <w:rFonts w:ascii="Calibri" w:cs="Calibri" w:eastAsia="Calibri" w:hAnsi="Calibri"/>
          <w:color w:val="2e74b5"/>
          <w:sz w:val="26"/>
          <w:szCs w:val="26"/>
          <w:rtl w:val="0"/>
        </w:rPr>
        <w:t xml:space="preserve">Core Metrics</w:t>
      </w:r>
    </w:p>
    <w:p w:rsidR="00000000" w:rsidDel="00000000" w:rsidP="00000000" w:rsidRDefault="00000000" w:rsidRPr="00000000" w14:paraId="0000005A">
      <w:pPr>
        <w:spacing w:after="120" w:line="240" w:lineRule="auto"/>
        <w:rPr>
          <w:rFonts w:ascii="Calibri" w:cs="Calibri" w:eastAsia="Calibri" w:hAnsi="Calibri"/>
        </w:rPr>
      </w:pPr>
      <w:r>
        <w:rPr>
          <w:rFonts w:ascii="Calibri" w:cs="Calibri" w:eastAsia="Calibri" w:hAnsi="Calibri"/>
          <w:rtl w:val="0"/>
        </w:rPr>
        <w:t xml:space="preserve">These are the metrics we defined earlier, with refinements so that they work the same way for all three agents.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900"/>
        <w:gridCol w:w="2760"/>
        <w:tblGridChange w:id="0">
          <w:tblGrid>
            <w:gridCol w:w="2700"/>
            <w:gridCol w:w="3900"/>
            <w:gridCol w:w="2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7eef7" w:val="clear"/>
            <w:tcMar>
              <w:top w:w="50.0" w:type="dxa"/>
              <w:left w:w="80.0" w:type="dxa"/>
              <w:bottom w:w="50.0" w:type="dxa"/>
              <w:right w:w="80.0" w:type="dxa"/>
            </w:tcMar>
          </w:tcPr>
          <w:p w:rsidR="00000000" w:rsidDel="00000000" w:rsidP="00000000" w:rsidRDefault="00000000" w:rsidRPr="00000000" w14:paraId="0000005B">
            <w:pPr>
              <w:spacing w:line="240" w:lineRule="auto"/>
              <w:rPr>
                <w:rFonts w:ascii="Calibri" w:cs="Calibri" w:eastAsia="Calibri" w:hAnsi="Calibri"/>
              </w:rPr>
            </w:pPr>
            <w:r>
              <w:rPr>
                <w:rFonts w:ascii="Calibri" w:cs="Calibri" w:eastAsia="Calibri" w:hAnsi="Calibri"/>
                <w:b w:val="1"/>
                <w:bCs w:val="1"/>
                <w:sz w:val="19"/>
                <w:szCs w:val="19"/>
                <w:rtl w:val="0"/>
              </w:rPr>
              <w:t xml:space="preserve">Metric</w:t>
            </w:r>
            <w:r>
              <w:rPr>
                <w:rtl w:val="0"/>
              </w:rPr>
            </w:r>
          </w:p>
        </w:tc>
        <w:tc>
          <w:tcPr>
            <w:tcBorders>
              <w:top w:color="bfbfbf" w:space="0" w:sz="4" w:val="single"/>
              <w:left w:color="bfbfbf" w:space="0" w:sz="4" w:val="single"/>
              <w:bottom w:color="bfbfbf" w:space="0" w:sz="4" w:val="single"/>
              <w:right w:color="bfbfbf" w:space="0" w:sz="4" w:val="single"/>
            </w:tcBorders>
            <w:shd w:fill="e7eef7" w:val="clear"/>
            <w:tcMar>
              <w:top w:w="50.0" w:type="dxa"/>
              <w:left w:w="80.0" w:type="dxa"/>
              <w:bottom w:w="50.0" w:type="dxa"/>
              <w:right w:w="80.0" w:type="dxa"/>
            </w:tcMar>
          </w:tcPr>
          <w:p w:rsidR="00000000" w:rsidDel="00000000" w:rsidP="00000000" w:rsidRDefault="00000000" w:rsidRPr="00000000" w14:paraId="0000005C">
            <w:pPr>
              <w:spacing w:line="240" w:lineRule="auto"/>
              <w:rPr>
                <w:rFonts w:ascii="Calibri" w:cs="Calibri" w:eastAsia="Calibri" w:hAnsi="Calibri"/>
              </w:rPr>
            </w:pPr>
            <w:r>
              <w:rPr>
                <w:rFonts w:ascii="Calibri" w:cs="Calibri" w:eastAsia="Calibri" w:hAnsi="Calibri"/>
                <w:b w:val="1"/>
                <w:bCs w:val="1"/>
                <w:sz w:val="19"/>
                <w:szCs w:val="19"/>
                <w:rtl w:val="0"/>
              </w:rPr>
              <w:t xml:space="preserve">Definition</w:t>
            </w:r>
            <w:r>
              <w:rPr>
                <w:rtl w:val="0"/>
              </w:rPr>
            </w:r>
          </w:p>
        </w:tc>
        <w:tc>
          <w:tcPr>
            <w:tcBorders>
              <w:top w:color="bfbfbf" w:space="0" w:sz="4" w:val="single"/>
              <w:left w:color="bfbfbf" w:space="0" w:sz="4" w:val="single"/>
              <w:bottom w:color="bfbfbf" w:space="0" w:sz="4" w:val="single"/>
              <w:right w:color="bfbfbf" w:space="0" w:sz="4" w:val="single"/>
            </w:tcBorders>
            <w:shd w:fill="e7eef7" w:val="clear"/>
            <w:tcMar>
              <w:top w:w="50.0" w:type="dxa"/>
              <w:left w:w="80.0" w:type="dxa"/>
              <w:bottom w:w="50.0" w:type="dxa"/>
              <w:right w:w="80.0" w:type="dxa"/>
            </w:tcMar>
          </w:tcPr>
          <w:p w:rsidR="00000000" w:rsidDel="00000000" w:rsidP="00000000" w:rsidRDefault="00000000" w:rsidRPr="00000000" w14:paraId="0000005D">
            <w:pPr>
              <w:spacing w:line="240" w:lineRule="auto"/>
              <w:rPr>
                <w:rFonts w:ascii="Calibri" w:cs="Calibri" w:eastAsia="Calibri" w:hAnsi="Calibri"/>
              </w:rPr>
            </w:pPr>
            <w:r>
              <w:rPr>
                <w:rFonts w:ascii="Calibri" w:cs="Calibri" w:eastAsia="Calibri" w:hAnsi="Calibri"/>
                <w:b w:val="1"/>
                <w:bCs w:val="1"/>
                <w:sz w:val="19"/>
                <w:szCs w:val="19"/>
                <w:rtl w:val="0"/>
              </w:rPr>
              <w:t xml:space="preserve">Notes</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5E">
            <w:pPr>
              <w:spacing w:line="240" w:lineRule="auto"/>
              <w:rPr>
                <w:rFonts w:ascii="Calibri" w:cs="Calibri" w:eastAsia="Calibri" w:hAnsi="Calibri"/>
              </w:rPr>
            </w:pPr>
            <w:r>
              <w:rPr>
                <w:rFonts w:ascii="Calibri" w:cs="Calibri" w:eastAsia="Calibri" w:hAnsi="Calibri"/>
                <w:b w:val="1"/>
                <w:bCs w:val="1"/>
                <w:sz w:val="19"/>
                <w:szCs w:val="19"/>
                <w:rtl w:val="0"/>
              </w:rPr>
              <w:t xml:space="preserve">total_actions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5F">
            <w:pPr>
              <w:spacing w:line="240" w:lineRule="auto"/>
              <w:rPr>
                <w:rFonts w:ascii="Calibri" w:cs="Calibri" w:eastAsia="Calibri" w:hAnsi="Calibri"/>
              </w:rPr>
            </w:pPr>
            <w:r>
              <w:rPr>
                <w:rFonts w:ascii="Calibri" w:cs="Calibri" w:eastAsia="Calibri" w:hAnsi="Calibri"/>
                <w:sz w:val="19"/>
                <w:szCs w:val="19"/>
                <w:rtl w:val="0"/>
              </w:rPr>
              <w:t xml:space="preserve">Tool calls plus assistant messages (user and system messages excluded)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60">
            <w:pPr>
              <w:spacing w:line="240" w:lineRule="auto"/>
              <w:rPr>
                <w:rFonts w:ascii="Calibri" w:cs="Calibri" w:eastAsia="Calibri" w:hAnsi="Calibri"/>
              </w:rPr>
            </w:pPr>
            <w:r>
              <w:rPr>
                <w:rFonts w:ascii="Calibri" w:cs="Calibri" w:eastAsia="Calibri" w:hAnsi="Calibri"/>
                <w:sz w:val="19"/>
                <w:szCs w:val="19"/>
                <w:rtl w:val="0"/>
              </w:rPr>
              <w:t xml:space="preserve">Count each Codex message once (it appears as both message and agent_message); exclude empty write_stdin polls; sub-agent tool calls are counted separately (subagent_tool_uses)</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61">
            <w:pPr>
              <w:spacing w:line="240" w:lineRule="auto"/>
              <w:rPr>
                <w:rFonts w:ascii="Calibri" w:cs="Calibri" w:eastAsia="Calibri" w:hAnsi="Calibri"/>
              </w:rPr>
            </w:pPr>
            <w:r>
              <w:rPr>
                <w:rFonts w:ascii="Calibri" w:cs="Calibri" w:eastAsia="Calibri" w:hAnsi="Calibri"/>
                <w:b w:val="1"/>
                <w:bCs w:val="1"/>
                <w:sz w:val="19"/>
                <w:szCs w:val="19"/>
                <w:rtl w:val="0"/>
              </w:rPr>
              <w:t xml:space="preserve">search_count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62">
            <w:pPr>
              <w:spacing w:line="240" w:lineRule="auto"/>
              <w:rPr>
                <w:rFonts w:ascii="Calibri" w:cs="Calibri" w:eastAsia="Calibri" w:hAnsi="Calibri"/>
              </w:rPr>
            </w:pPr>
            <w:r>
              <w:rPr>
                <w:rFonts w:ascii="Calibri" w:cs="Calibri" w:eastAsia="Calibri" w:hAnsi="Calibri"/>
                <w:sz w:val="19"/>
                <w:szCs w:val="19"/>
                <w:rtl w:val="0"/>
              </w:rPr>
              <w:t xml:space="preserve">Search actions: rg, grep, find, fd, ack, and search tools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63">
            <w:pPr>
              <w:spacing w:line="240" w:lineRule="auto"/>
              <w:rPr>
                <w:rFonts w:ascii="Calibri" w:cs="Calibri" w:eastAsia="Calibri" w:hAnsi="Calibri"/>
              </w:rPr>
            </w:pPr>
            <w:r>
              <w:rPr>
                <w:rFonts w:ascii="Calibri" w:cs="Calibri" w:eastAsia="Calibri" w:hAnsi="Calibri"/>
                <w:sz w:val="19"/>
                <w:szCs w:val="19"/>
                <w:rtl w:val="0"/>
              </w:rPr>
              <w:t xml:space="preserve">Include Grep and Glob (Claude), grep_search and glob (Qwen), and git grep</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64">
            <w:pPr>
              <w:spacing w:line="240" w:lineRule="auto"/>
              <w:rPr>
                <w:rFonts w:ascii="Calibri" w:cs="Calibri" w:eastAsia="Calibri" w:hAnsi="Calibri"/>
              </w:rPr>
            </w:pPr>
            <w:r>
              <w:rPr>
                <w:rFonts w:ascii="Calibri" w:cs="Calibri" w:eastAsia="Calibri" w:hAnsi="Calibri"/>
                <w:b w:val="1"/>
                <w:bCs w:val="1"/>
                <w:sz w:val="19"/>
                <w:szCs w:val="19"/>
                <w:rtl w:val="0"/>
              </w:rPr>
              <w:t xml:space="preserve">read_file_count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65">
            <w:pPr>
              <w:spacing w:line="240" w:lineRule="auto"/>
              <w:rPr>
                <w:rFonts w:ascii="Calibri" w:cs="Calibri" w:eastAsia="Calibri" w:hAnsi="Calibri"/>
              </w:rPr>
            </w:pPr>
            <w:r>
              <w:rPr>
                <w:rFonts w:ascii="Calibri" w:cs="Calibri" w:eastAsia="Calibri" w:hAnsi="Calibri"/>
                <w:sz w:val="19"/>
                <w:szCs w:val="19"/>
                <w:rtl w:val="0"/>
              </w:rPr>
              <w:t xml:space="preserve">File-inspection actions: cat, sed, nl, head, tail, and read tools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66">
            <w:pPr>
              <w:spacing w:line="240" w:lineRule="auto"/>
              <w:rPr>
                <w:rFonts w:ascii="Calibri" w:cs="Calibri" w:eastAsia="Calibri" w:hAnsi="Calibri"/>
              </w:rPr>
            </w:pPr>
            <w:r>
              <w:rPr>
                <w:rFonts w:ascii="Calibri" w:cs="Calibri" w:eastAsia="Calibri" w:hAnsi="Calibri"/>
                <w:sz w:val="19"/>
                <w:szCs w:val="19"/>
                <w:rtl w:val="0"/>
              </w:rPr>
              <w:t xml:space="preserve">Include Read (Claude) and read_file (Qwen)</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67">
            <w:pPr>
              <w:spacing w:line="240" w:lineRule="auto"/>
              <w:rPr>
                <w:rFonts w:ascii="Calibri" w:cs="Calibri" w:eastAsia="Calibri" w:hAnsi="Calibri"/>
              </w:rPr>
            </w:pPr>
            <w:r>
              <w:rPr>
                <w:rFonts w:ascii="Calibri" w:cs="Calibri" w:eastAsia="Calibri" w:hAnsi="Calibri"/>
                <w:b w:val="1"/>
                <w:bCs w:val="1"/>
                <w:sz w:val="19"/>
                <w:szCs w:val="19"/>
                <w:rtl w:val="0"/>
              </w:rPr>
              <w:t xml:space="preserve">edit_count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68">
            <w:pPr>
              <w:spacing w:line="240" w:lineRule="auto"/>
              <w:rPr>
                <w:rFonts w:ascii="Calibri" w:cs="Calibri" w:eastAsia="Calibri" w:hAnsi="Calibri"/>
              </w:rPr>
            </w:pPr>
            <w:r>
              <w:rPr>
                <w:rFonts w:ascii="Calibri" w:cs="Calibri" w:eastAsia="Calibri" w:hAnsi="Calibri"/>
                <w:sz w:val="19"/>
                <w:szCs w:val="19"/>
                <w:rtl w:val="0"/>
              </w:rPr>
              <w:t xml:space="preserve">Patch/edit actions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69">
            <w:pPr>
              <w:spacing w:line="240" w:lineRule="auto"/>
              <w:rPr>
                <w:rFonts w:ascii="Calibri" w:cs="Calibri" w:eastAsia="Calibri" w:hAnsi="Calibri"/>
              </w:rPr>
            </w:pPr>
            <w:r>
              <w:rPr>
                <w:rFonts w:ascii="Calibri" w:cs="Calibri" w:eastAsia="Calibri" w:hAnsi="Calibri"/>
                <w:sz w:val="19"/>
                <w:szCs w:val="19"/>
                <w:rtl w:val="0"/>
              </w:rPr>
              <w:t xml:space="preserve">Native edit tools plus apply_patch inside shell commands; edits through plain shell commands (sed -i, redirection into a file) are counted separately as shell_edit_count</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6A">
            <w:pPr>
              <w:spacing w:line="240" w:lineRule="auto"/>
              <w:rPr>
                <w:rFonts w:ascii="Calibri" w:cs="Calibri" w:eastAsia="Calibri" w:hAnsi="Calibri"/>
              </w:rPr>
            </w:pPr>
            <w:r>
              <w:rPr>
                <w:rFonts w:ascii="Calibri" w:cs="Calibri" w:eastAsia="Calibri" w:hAnsi="Calibri"/>
                <w:b w:val="1"/>
                <w:bCs w:val="1"/>
                <w:sz w:val="19"/>
                <w:szCs w:val="19"/>
                <w:rtl w:val="0"/>
              </w:rPr>
              <w:t xml:space="preserve">validation_count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6B">
            <w:pPr>
              <w:spacing w:line="240" w:lineRule="auto"/>
              <w:rPr>
                <w:rFonts w:ascii="Calibri" w:cs="Calibri" w:eastAsia="Calibri" w:hAnsi="Calibri"/>
              </w:rPr>
            </w:pPr>
            <w:r>
              <w:rPr>
                <w:rFonts w:ascii="Calibri" w:cs="Calibri" w:eastAsia="Calibri" w:hAnsi="Calibri"/>
                <w:sz w:val="19"/>
                <w:szCs w:val="19"/>
                <w:rtl w:val="0"/>
              </w:rPr>
              <w:t xml:space="preserve">Build or test commands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6C">
            <w:pPr>
              <w:spacing w:line="240" w:lineRule="auto"/>
              <w:rPr>
                <w:rFonts w:ascii="Calibri" w:cs="Calibri" w:eastAsia="Calibri" w:hAnsi="Calibri"/>
              </w:rPr>
            </w:pPr>
            <w:r>
              <w:rPr>
                <w:rFonts w:ascii="Calibri" w:cs="Calibri" w:eastAsia="Calibri" w:hAnsi="Calibri"/>
                <w:sz w:val="19"/>
                <w:szCs w:val="19"/>
                <w:rtl w:val="0"/>
              </w:rPr>
              <w:t xml:space="preserve">Split further into build_count and test_count</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6D">
            <w:pPr>
              <w:spacing w:line="240" w:lineRule="auto"/>
              <w:rPr>
                <w:rFonts w:ascii="Calibri" w:cs="Calibri" w:eastAsia="Calibri" w:hAnsi="Calibri"/>
              </w:rPr>
            </w:pPr>
            <w:r>
              <w:rPr>
                <w:rFonts w:ascii="Calibri" w:cs="Calibri" w:eastAsia="Calibri" w:hAnsi="Calibri"/>
                <w:b w:val="1"/>
                <w:bCs w:val="1"/>
                <w:sz w:val="19"/>
                <w:szCs w:val="19"/>
                <w:rtl w:val="0"/>
              </w:rPr>
              <w:t xml:space="preserve">message_count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6E">
            <w:pPr>
              <w:spacing w:line="240" w:lineRule="auto"/>
              <w:rPr>
                <w:rFonts w:ascii="Calibri" w:cs="Calibri" w:eastAsia="Calibri" w:hAnsi="Calibri"/>
              </w:rPr>
            </w:pPr>
            <w:r>
              <w:rPr>
                <w:rFonts w:ascii="Calibri" w:cs="Calibri" w:eastAsia="Calibri" w:hAnsi="Calibri"/>
                <w:sz w:val="19"/>
                <w:szCs w:val="19"/>
                <w:rtl w:val="0"/>
              </w:rPr>
              <w:t xml:space="preserve">Assistant messages (text, not tool calls)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6F">
            <w:pPr>
              <w:spacing w:line="240" w:lineRule="auto"/>
              <w:rPr>
                <w:rFonts w:ascii="Calibri" w:cs="Calibri" w:eastAsia="Calibri" w:hAnsi="Calibri"/>
              </w:rPr>
            </w:pPr>
            <w:r>
              <w:rPr>
                <w:rFonts w:ascii="Calibri" w:cs="Calibri" w:eastAsia="Calibri" w:hAnsi="Calibri"/>
                <w:sz w:val="19"/>
                <w:szCs w:val="19"/>
                <w:rtl w:val="0"/>
              </w:rPr>
              <w:t xml:space="preserve">Counted once each</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70">
            <w:pPr>
              <w:spacing w:line="240" w:lineRule="auto"/>
              <w:rPr>
                <w:rFonts w:ascii="Calibri" w:cs="Calibri" w:eastAsia="Calibri" w:hAnsi="Calibri"/>
              </w:rPr>
            </w:pPr>
            <w:r>
              <w:rPr>
                <w:rFonts w:ascii="Calibri" w:cs="Calibri" w:eastAsia="Calibri" w:hAnsi="Calibri"/>
                <w:b w:val="1"/>
                <w:bCs w:val="1"/>
                <w:sz w:val="19"/>
                <w:szCs w:val="19"/>
                <w:rtl w:val="0"/>
              </w:rPr>
              <w:t xml:space="preserve">unique_files_read_count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71">
            <w:pPr>
              <w:spacing w:line="240" w:lineRule="auto"/>
              <w:rPr>
                <w:rFonts w:ascii="Calibri" w:cs="Calibri" w:eastAsia="Calibri" w:hAnsi="Calibri"/>
              </w:rPr>
            </w:pPr>
            <w:r>
              <w:rPr>
                <w:rFonts w:ascii="Calibri" w:cs="Calibri" w:eastAsia="Calibri" w:hAnsi="Calibri"/>
                <w:sz w:val="19"/>
                <w:szCs w:val="19"/>
                <w:rtl w:val="0"/>
              </w:rPr>
              <w:t xml:space="preserve">Unique source/config files opened by read actions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72">
            <w:pPr>
              <w:spacing w:line="240" w:lineRule="auto"/>
              <w:rPr>
                <w:rFonts w:ascii="Calibri" w:cs="Calibri" w:eastAsia="Calibri" w:hAnsi="Calibri"/>
              </w:rPr>
            </w:pPr>
            <w:r>
              <w:rPr>
                <w:rFonts w:ascii="Calibri" w:cs="Calibri" w:eastAsia="Calibri" w:hAnsi="Calibri"/>
                <w:sz w:val="19"/>
                <w:szCs w:val="19"/>
                <w:rtl w:val="0"/>
              </w:rPr>
              <w:t xml:space="preserve">Files only listed in search results are not counted</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73">
            <w:pPr>
              <w:spacing w:line="240" w:lineRule="auto"/>
              <w:rPr>
                <w:rFonts w:ascii="Calibri" w:cs="Calibri" w:eastAsia="Calibri" w:hAnsi="Calibri"/>
              </w:rPr>
            </w:pPr>
            <w:commentRangeStart w:id="12"/>
            <w:commentRangeStart w:id="13"/>
            <w:r>
              <w:rPr>
                <w:rFonts w:ascii="Calibri" w:cs="Calibri" w:eastAsia="Calibri" w:hAnsi="Calibri"/>
                <w:b w:val="1"/>
                <w:bCs w:val="1"/>
                <w:sz w:val="19"/>
                <w:szCs w:val="19"/>
                <w:rtl w:val="0"/>
              </w:rPr>
              <w:t xml:space="preserve">unique_files_modified_count</w:t>
            </w:r>
            <w:commentRangeEnd w:id="12"/>
            <w:r>
              <w:commentReference w:id="12"/>
            </w:r>
            <w:commentRangeEnd w:id="13"/>
            <w:r>
              <w:commentReference w:id="13"/>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74">
            <w:pPr>
              <w:spacing w:line="240" w:lineRule="auto"/>
              <w:rPr>
                <w:rFonts w:ascii="Calibri" w:cs="Calibri" w:eastAsia="Calibri" w:hAnsi="Calibri"/>
              </w:rPr>
            </w:pPr>
            <w:r>
              <w:rPr>
                <w:rFonts w:ascii="Calibri" w:cs="Calibri" w:eastAsia="Calibri" w:hAnsi="Calibri"/>
                <w:sz w:val="19"/>
                <w:szCs w:val="19"/>
                <w:rtl w:val="0"/>
              </w:rPr>
              <w:t xml:space="preserve">Unique files changed in the final patch</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75">
            <w:pPr>
              <w:spacing w:line="240" w:lineRule="auto"/>
              <w:rPr>
                <w:rFonts w:ascii="Calibri" w:cs="Calibri" w:eastAsia="Calibri" w:hAnsi="Calibri"/>
              </w:rPr>
            </w:pPr>
            <w:r>
              <w:rPr>
                <w:rFonts w:ascii="Calibri" w:cs="Calibri" w:eastAsia="Calibri" w:hAnsi="Calibri"/>
                <w:sz w:val="19"/>
                <w:szCs w:val="19"/>
                <w:rtl w:val="0"/>
              </w:rPr>
              <w:t xml:space="preserve">Taken from the final patch rebuilt from the logged edits (Step 2), not the agent's git diff</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76">
            <w:pPr>
              <w:spacing w:line="240" w:lineRule="auto"/>
              <w:rPr>
                <w:rFonts w:ascii="Calibri" w:cs="Calibri" w:eastAsia="Calibri" w:hAnsi="Calibri"/>
              </w:rPr>
            </w:pPr>
            <w:r>
              <w:rPr>
                <w:rFonts w:ascii="Calibri" w:cs="Calibri" w:eastAsia="Calibri" w:hAnsi="Calibri"/>
                <w:b w:val="1"/>
                <w:bCs w:val="1"/>
                <w:sz w:val="19"/>
                <w:szCs w:val="19"/>
                <w:rtl w:val="0"/>
              </w:rPr>
              <w:t xml:space="preserve">actions_before_first_patch</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77">
            <w:pPr>
              <w:spacing w:line="240" w:lineRule="auto"/>
              <w:rPr>
                <w:rFonts w:ascii="Calibri" w:cs="Calibri" w:eastAsia="Calibri" w:hAnsi="Calibri"/>
              </w:rPr>
            </w:pPr>
            <w:r>
              <w:rPr>
                <w:rFonts w:ascii="Calibri" w:cs="Calibri" w:eastAsia="Calibri" w:hAnsi="Calibri"/>
                <w:sz w:val="19"/>
                <w:szCs w:val="19"/>
                <w:rtl w:val="0"/>
              </w:rPr>
              <w:t xml:space="preserve">Tool actions before the first edit action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78">
            <w:pPr>
              <w:spacing w:line="240" w:lineRule="auto"/>
              <w:rPr>
                <w:rFonts w:ascii="Calibri" w:cs="Calibri" w:eastAsia="Calibri" w:hAnsi="Calibri"/>
              </w:rPr>
            </w:pPr>
            <w:r>
              <w:rPr>
                <w:rFonts w:ascii="Calibri" w:cs="Calibri" w:eastAsia="Calibri" w:hAnsi="Calibri"/>
                <w:sz w:val="19"/>
                <w:szCs w:val="19"/>
                <w:rtl w:val="0"/>
              </w:rPr>
              <w:t xml:space="preserve">All agents</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79">
            <w:pPr>
              <w:spacing w:line="240" w:lineRule="auto"/>
              <w:rPr>
                <w:rFonts w:ascii="Calibri" w:cs="Calibri" w:eastAsia="Calibri" w:hAnsi="Calibri"/>
              </w:rPr>
            </w:pPr>
            <w:r>
              <w:rPr>
                <w:rFonts w:ascii="Calibri" w:cs="Calibri" w:eastAsia="Calibri" w:hAnsi="Calibri"/>
                <w:b w:val="1"/>
                <w:bCs w:val="1"/>
                <w:sz w:val="19"/>
                <w:szCs w:val="19"/>
                <w:rtl w:val="0"/>
              </w:rPr>
              <w:t xml:space="preserve">elapsed_sec_to_first_patch</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7A">
            <w:pPr>
              <w:spacing w:line="240" w:lineRule="auto"/>
              <w:rPr>
                <w:rFonts w:ascii="Calibri" w:cs="Calibri" w:eastAsia="Calibri" w:hAnsi="Calibri"/>
              </w:rPr>
            </w:pPr>
            <w:r>
              <w:rPr>
                <w:rFonts w:ascii="Calibri" w:cs="Calibri" w:eastAsia="Calibri" w:hAnsi="Calibri"/>
                <w:sz w:val="19"/>
                <w:szCs w:val="19"/>
                <w:rtl w:val="0"/>
              </w:rPr>
              <w:t xml:space="preserve">Seconds from the first event to the first edit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7B">
            <w:pPr>
              <w:spacing w:line="240" w:lineRule="auto"/>
              <w:rPr>
                <w:rFonts w:ascii="Calibri" w:cs="Calibri" w:eastAsia="Calibri" w:hAnsi="Calibri"/>
              </w:rPr>
            </w:pPr>
            <w:r>
              <w:rPr>
                <w:rFonts w:ascii="Calibri" w:cs="Calibri" w:eastAsia="Calibri" w:hAnsi="Calibri"/>
                <w:sz w:val="19"/>
                <w:szCs w:val="19"/>
                <w:rtl w:val="0"/>
              </w:rPr>
              <w:t xml:space="preserve">Codex only; descriptive</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7C">
            <w:pPr>
              <w:spacing w:line="240" w:lineRule="auto"/>
              <w:rPr>
                <w:rFonts w:ascii="Calibri" w:cs="Calibri" w:eastAsia="Calibri" w:hAnsi="Calibri"/>
              </w:rPr>
            </w:pPr>
            <w:r>
              <w:rPr>
                <w:rFonts w:ascii="Calibri" w:cs="Calibri" w:eastAsia="Calibri" w:hAnsi="Calibri"/>
                <w:b w:val="1"/>
                <w:bCs w:val="1"/>
                <w:sz w:val="19"/>
                <w:szCs w:val="19"/>
                <w:rtl w:val="0"/>
              </w:rPr>
              <w:t xml:space="preserve">elapsed_sec_to_first_validation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7D">
            <w:pPr>
              <w:spacing w:line="240" w:lineRule="auto"/>
              <w:rPr>
                <w:rFonts w:ascii="Calibri" w:cs="Calibri" w:eastAsia="Calibri" w:hAnsi="Calibri"/>
              </w:rPr>
            </w:pPr>
            <w:r>
              <w:rPr>
                <w:rFonts w:ascii="Calibri" w:cs="Calibri" w:eastAsia="Calibri" w:hAnsi="Calibri"/>
                <w:sz w:val="19"/>
                <w:szCs w:val="19"/>
                <w:rtl w:val="0"/>
              </w:rPr>
              <w:t xml:space="preserve">Seconds from the first event to the first validation command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7E">
            <w:pPr>
              <w:spacing w:line="240" w:lineRule="auto"/>
              <w:rPr>
                <w:rFonts w:ascii="Calibri" w:cs="Calibri" w:eastAsia="Calibri" w:hAnsi="Calibri"/>
              </w:rPr>
            </w:pPr>
            <w:r>
              <w:rPr>
                <w:rFonts w:ascii="Calibri" w:cs="Calibri" w:eastAsia="Calibri" w:hAnsi="Calibri"/>
                <w:sz w:val="19"/>
                <w:szCs w:val="19"/>
                <w:rtl w:val="0"/>
              </w:rPr>
              <w:t xml:space="preserve">Codex only; descriptive</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7F">
            <w:pPr>
              <w:spacing w:line="240" w:lineRule="auto"/>
              <w:rPr>
                <w:rFonts w:ascii="Calibri" w:cs="Calibri" w:eastAsia="Calibri" w:hAnsi="Calibri"/>
              </w:rPr>
            </w:pPr>
            <w:r>
              <w:rPr>
                <w:rFonts w:ascii="Calibri" w:cs="Calibri" w:eastAsia="Calibri" w:hAnsi="Calibri"/>
                <w:b w:val="1"/>
                <w:bCs w:val="1"/>
                <w:sz w:val="19"/>
                <w:szCs w:val="19"/>
                <w:rtl w:val="0"/>
              </w:rPr>
              <w:t xml:space="preserve">understanding_actions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80">
            <w:pPr>
              <w:spacing w:line="240" w:lineRule="auto"/>
              <w:rPr>
                <w:rFonts w:ascii="Calibri" w:cs="Calibri" w:eastAsia="Calibri" w:hAnsi="Calibri"/>
              </w:rPr>
            </w:pPr>
            <w:r>
              <w:rPr>
                <w:rFonts w:ascii="Calibri" w:cs="Calibri" w:eastAsia="Calibri" w:hAnsi="Calibri"/>
                <w:sz w:val="19"/>
                <w:szCs w:val="19"/>
                <w:rtl w:val="0"/>
              </w:rPr>
              <w:t>Setup actions, builds, tests, and reads of non-source files (README, build files, and other files that are not .java, .kt, or .xml) before the first edit (e.g., ls, pwd)</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81">
            <w:pPr>
              <w:spacing w:line="240" w:lineRule="auto"/>
              <w:rPr>
                <w:rFonts w:ascii="Calibri" w:cs="Calibri" w:eastAsia="Calibri" w:hAnsi="Calibri"/>
              </w:rPr>
            </w:pPr>
            <w:r>
              <w:rPr>
                <w:rFonts w:ascii="Calibri" w:cs="Calibri" w:eastAsia="Calibri" w:hAnsi="Calibri"/>
                <w:sz w:val="19"/>
                <w:szCs w:val="19"/>
                <w:rtl w:val="0"/>
              </w:rPr>
              <w:t xml:space="preserve">Pre-repair phase</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82">
            <w:pPr>
              <w:spacing w:line="240" w:lineRule="auto"/>
              <w:rPr>
                <w:rFonts w:ascii="Calibri" w:cs="Calibri" w:eastAsia="Calibri" w:hAnsi="Calibri"/>
              </w:rPr>
            </w:pPr>
            <w:r>
              <w:rPr>
                <w:rFonts w:ascii="Calibri" w:cs="Calibri" w:eastAsia="Calibri" w:hAnsi="Calibri"/>
                <w:b w:val="1"/>
                <w:bCs w:val="1"/>
                <w:sz w:val="19"/>
                <w:szCs w:val="19"/>
                <w:rtl w:val="0"/>
              </w:rPr>
              <w:t xml:space="preserve">localization_actions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83">
            <w:pPr>
              <w:spacing w:line="240" w:lineRule="auto"/>
              <w:rPr>
                <w:rFonts w:ascii="Calibri" w:cs="Calibri" w:eastAsia="Calibri" w:hAnsi="Calibri"/>
              </w:rPr>
            </w:pPr>
            <w:r>
              <w:rPr>
                <w:rFonts w:ascii="Calibri" w:cs="Calibri" w:eastAsia="Calibri" w:hAnsi="Calibri"/>
                <w:sz w:val="19"/>
                <w:szCs w:val="19"/>
                <w:rtl w:val="0"/>
              </w:rPr>
              <w:t xml:space="preserve">Search/read/diff actions before the first edit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84">
            <w:pPr>
              <w:spacing w:line="240" w:lineRule="auto"/>
              <w:rPr>
                <w:rFonts w:ascii="Calibri" w:cs="Calibri" w:eastAsia="Calibri" w:hAnsi="Calibri"/>
              </w:rPr>
            </w:pPr>
            <w:r>
              <w:rPr>
                <w:rFonts w:ascii="Calibri" w:cs="Calibri" w:eastAsia="Calibri" w:hAnsi="Calibri"/>
                <w:sz w:val="19"/>
                <w:szCs w:val="19"/>
                <w:rtl w:val="0"/>
              </w:rPr>
              <w:t xml:space="preserve">Pre-repair phase</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85">
            <w:pPr>
              <w:spacing w:line="240" w:lineRule="auto"/>
              <w:rPr>
                <w:rFonts w:ascii="Calibri" w:cs="Calibri" w:eastAsia="Calibri" w:hAnsi="Calibri"/>
              </w:rPr>
            </w:pPr>
            <w:r>
              <w:rPr>
                <w:rFonts w:ascii="Calibri" w:cs="Calibri" w:eastAsia="Calibri" w:hAnsi="Calibri"/>
                <w:b w:val="1"/>
                <w:bCs w:val="1"/>
                <w:sz w:val="19"/>
                <w:szCs w:val="19"/>
                <w:rtl w:val="0"/>
              </w:rPr>
              <w:t xml:space="preserve">repair_actions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86">
            <w:pPr>
              <w:spacing w:line="240" w:lineRule="auto"/>
              <w:rPr>
                <w:rFonts w:ascii="Calibri" w:cs="Calibri" w:eastAsia="Calibri" w:hAnsi="Calibri"/>
              </w:rPr>
            </w:pPr>
            <w:r>
              <w:rPr>
                <w:rFonts w:ascii="Calibri" w:cs="Calibri" w:eastAsia="Calibri" w:hAnsi="Calibri"/>
                <w:sz w:val="19"/>
                <w:szCs w:val="19"/>
                <w:rtl w:val="0"/>
              </w:rPr>
              <w:t xml:space="preserve">Edit actions, including shell edits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87">
            <w:pPr>
              <w:spacing w:line="240" w:lineRule="auto"/>
              <w:rPr>
                <w:rFonts w:ascii="Calibri" w:cs="Calibri" w:eastAsia="Calibri" w:hAnsi="Calibri"/>
              </w:rPr>
            </w:pPr>
            <w:r>
              <w:rPr>
                <w:rFonts w:ascii="Calibri" w:cs="Calibri" w:eastAsia="Calibri" w:hAnsi="Calibri"/>
                <w:sz w:val="19"/>
                <w:szCs w:val="19"/>
                <w:rtl w:val="0"/>
              </w:rPr>
              <w:t xml:space="preserve">Counted in the repair phase wherever they occur</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88">
            <w:pPr>
              <w:spacing w:line="240" w:lineRule="auto"/>
              <w:rPr>
                <w:rFonts w:ascii="Calibri" w:cs="Calibri" w:eastAsia="Calibri" w:hAnsi="Calibri"/>
              </w:rPr>
            </w:pPr>
            <w:r>
              <w:rPr>
                <w:rFonts w:ascii="Calibri" w:cs="Calibri" w:eastAsia="Calibri" w:hAnsi="Calibri"/>
                <w:b w:val="1"/>
                <w:bCs w:val="1"/>
                <w:sz w:val="19"/>
                <w:szCs w:val="19"/>
                <w:rtl w:val="0"/>
              </w:rPr>
              <w:t xml:space="preserve">validation_phase_actions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89">
            <w:pPr>
              <w:spacing w:line="240" w:lineRule="auto"/>
              <w:rPr>
                <w:rFonts w:ascii="Calibri" w:cs="Calibri" w:eastAsia="Calibri" w:hAnsi="Calibri"/>
              </w:rPr>
            </w:pPr>
            <w:r>
              <w:rPr>
                <w:rFonts w:ascii="Calibri" w:cs="Calibri" w:eastAsia="Calibri" w:hAnsi="Calibri"/>
                <w:sz w:val="19"/>
                <w:szCs w:val="19"/>
                <w:rtl w:val="0"/>
              </w:rPr>
              <w:t xml:space="preserve">Validation, search, read, or diff actions after the first edit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8A">
            <w:pPr>
              <w:spacing w:line="240" w:lineRule="auto"/>
              <w:rPr>
                <w:rFonts w:ascii="Calibri" w:cs="Calibri" w:eastAsia="Calibri" w:hAnsi="Calibri"/>
              </w:rPr>
            </w:pPr>
            <w:r>
              <w:rPr>
                <w:rFonts w:ascii="Calibri" w:cs="Calibri" w:eastAsia="Calibri" w:hAnsi="Calibri"/>
                <w:sz w:val="19"/>
                <w:szCs w:val="19"/>
                <w:rtl w:val="0"/>
              </w:rPr>
              <w:t xml:space="preserve">Post-repair phase</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8B">
            <w:pPr>
              <w:spacing w:line="240" w:lineRule="auto"/>
              <w:rPr>
                <w:rFonts w:ascii="Calibri" w:cs="Calibri" w:eastAsia="Calibri" w:hAnsi="Calibri"/>
              </w:rPr>
            </w:pPr>
            <w:r>
              <w:rPr>
                <w:rFonts w:ascii="Calibri" w:cs="Calibri" w:eastAsia="Calibri" w:hAnsi="Calibri"/>
                <w:b w:val="1"/>
                <w:bCs w:val="1"/>
                <w:sz w:val="19"/>
                <w:szCs w:val="19"/>
                <w:rtl w:val="0"/>
              </w:rPr>
              <w:t xml:space="preserve">cleanup_actions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8C">
            <w:pPr>
              <w:spacing w:line="240" w:lineRule="auto"/>
              <w:rPr>
                <w:rFonts w:ascii="Calibri" w:cs="Calibri" w:eastAsia="Calibri" w:hAnsi="Calibri"/>
              </w:rPr>
            </w:pPr>
            <w:r>
              <w:rPr>
                <w:rFonts w:ascii="Calibri" w:cs="Calibri" w:eastAsia="Calibri" w:hAnsi="Calibri"/>
                <w:sz w:val="19"/>
                <w:szCs w:val="19"/>
                <w:rtl w:val="0"/>
              </w:rPr>
              <w:t xml:space="preserve">Environment/setup actions after the first edit (e.g., git status)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8D">
            <w:pPr>
              <w:spacing w:line="240" w:lineRule="auto"/>
              <w:rPr>
                <w:rFonts w:ascii="Calibri" w:cs="Calibri" w:eastAsia="Calibri" w:hAnsi="Calibri"/>
              </w:rPr>
            </w:pPr>
            <w:r>
              <w:rPr>
                <w:rFonts w:ascii="Calibri" w:cs="Calibri" w:eastAsia="Calibri" w:hAnsi="Calibri"/>
                <w:sz w:val="19"/>
                <w:szCs w:val="19"/>
                <w:rtl w:val="0"/>
              </w:rPr>
              <w:t xml:space="preserve">Post-repair phase</w:t>
            </w:r>
            <w:r>
              <w:rPr>
                <w:rtl w:val="0"/>
              </w:rPr>
            </w:r>
          </w:p>
        </w:tc>
      </w:tr>
    </w:tbl>
    <w:p w:rsidR="00000000" w:rsidDel="00000000" w:rsidP="00000000" w:rsidRDefault="00000000" w:rsidRPr="00000000" w14:paraId="0000008E">
      <w:pPr>
        <w:spacing w:after="60" w:line="240" w:lineRule="auto"/>
        <w:rPr>
          <w:rFonts w:ascii="Calibri" w:cs="Calibri" w:eastAsia="Calibri" w:hAnsi="Calibri"/>
        </w:rPr>
      </w:pPr>
      <w:r>
        <w:rPr>
          <w:rtl w:val="0"/>
        </w:rPr>
      </w:r>
    </w:p>
    <w:p w:rsidR="00000000" w:rsidDel="00000000" w:rsidP="00000000" w:rsidRDefault="00000000" w:rsidRPr="00000000" w14:paraId="0000008F">
      <w:pPr>
        <w:spacing w:after="120" w:line="240" w:lineRule="auto"/>
        <w:rPr>
          <w:rFonts w:ascii="Calibri" w:cs="Calibri" w:eastAsia="Calibri" w:hAnsi="Calibri"/>
        </w:rPr>
      </w:pPr>
      <w:r>
        <w:rPr>
          <w:rFonts w:ascii="Calibri" w:cs="Calibri" w:eastAsia="Calibri" w:hAnsi="Calibri"/>
          <w:rtl w:val="0"/>
        </w:rPr>
        <w:t>The phases are split at the first edit; the Phase Assignment section below defines how each action is assigned to a phase.</w:t>
      </w:r>
    </w:p>
    <w:p w:rsidR="00000000" w:rsidDel="00000000" w:rsidP="00000000" w:rsidRDefault="00000000" w:rsidRPr="00000000" w14:paraId="00000090">
      <w:pPr>
        <w:pStyle w:val="Heading2"/>
        <w:keepNext w:val="0"/>
        <w:keepLines w:val="0"/>
        <w:spacing w:before="240" w:line="240" w:lineRule="auto"/>
        <w:rPr>
          <w:rFonts w:ascii="Calibri" w:cs="Calibri" w:eastAsia="Calibri" w:hAnsi="Calibri"/>
          <w:color w:val="2e74b5"/>
          <w:sz w:val="26"/>
          <w:szCs w:val="26"/>
        </w:rPr>
      </w:pPr>
      <w:r>
        <w:rPr>
          <w:rFonts w:ascii="Calibri" w:cs="Calibri" w:eastAsia="Calibri" w:hAnsi="Calibri"/>
          <w:color w:val="2e74b5"/>
          <w:sz w:val="26"/>
          <w:szCs w:val="26"/>
          <w:rtl w:val="0"/>
        </w:rPr>
        <w:t xml:space="preserve">Additional Metrics</w:t>
      </w:r>
    </w:p>
    <w:p w:rsidR="00000000" w:rsidDel="00000000" w:rsidP="00000000" w:rsidRDefault="00000000" w:rsidRPr="00000000" w14:paraId="00000091">
      <w:pPr>
        <w:spacing w:after="120" w:line="240" w:lineRule="auto"/>
        <w:rPr>
          <w:rFonts w:ascii="Calibri" w:cs="Calibri" w:eastAsia="Calibri" w:hAnsi="Calibri"/>
        </w:rPr>
      </w:pPr>
      <w:r>
        <w:rPr>
          <w:rFonts w:ascii="Calibri" w:cs="Calibri" w:eastAsia="Calibri" w:hAnsi="Calibri"/>
          <w:rtl w:val="0"/>
        </w:rPr>
        <w:t xml:space="preserve">The pilot logs showed gaps that the core metrics do not cover. We add the following:</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900"/>
        <w:gridCol w:w="2760"/>
        <w:tblGridChange w:id="0">
          <w:tblGrid>
            <w:gridCol w:w="2700"/>
            <w:gridCol w:w="3900"/>
            <w:gridCol w:w="2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7eef7" w:val="clear"/>
            <w:tcMar>
              <w:top w:w="50.0" w:type="dxa"/>
              <w:left w:w="80.0" w:type="dxa"/>
              <w:bottom w:w="50.0" w:type="dxa"/>
              <w:right w:w="80.0" w:type="dxa"/>
            </w:tcMar>
          </w:tcPr>
          <w:p w:rsidR="00000000" w:rsidDel="00000000" w:rsidP="00000000" w:rsidRDefault="00000000" w:rsidRPr="00000000" w14:paraId="00000092">
            <w:pPr>
              <w:spacing w:line="240" w:lineRule="auto"/>
              <w:rPr>
                <w:rFonts w:ascii="Calibri" w:cs="Calibri" w:eastAsia="Calibri" w:hAnsi="Calibri"/>
              </w:rPr>
            </w:pPr>
            <w:r>
              <w:rPr>
                <w:rFonts w:ascii="Calibri" w:cs="Calibri" w:eastAsia="Calibri" w:hAnsi="Calibri"/>
                <w:b w:val="1"/>
                <w:bCs w:val="1"/>
                <w:sz w:val="19"/>
                <w:szCs w:val="19"/>
                <w:rtl w:val="0"/>
              </w:rPr>
              <w:t xml:space="preserve">Metric</w:t>
            </w:r>
            <w:r>
              <w:rPr>
                <w:rtl w:val="0"/>
              </w:rPr>
            </w:r>
          </w:p>
        </w:tc>
        <w:tc>
          <w:tcPr>
            <w:tcBorders>
              <w:top w:color="bfbfbf" w:space="0" w:sz="4" w:val="single"/>
              <w:left w:color="bfbfbf" w:space="0" w:sz="4" w:val="single"/>
              <w:bottom w:color="bfbfbf" w:space="0" w:sz="4" w:val="single"/>
              <w:right w:color="bfbfbf" w:space="0" w:sz="4" w:val="single"/>
            </w:tcBorders>
            <w:shd w:fill="e7eef7" w:val="clear"/>
            <w:tcMar>
              <w:top w:w="50.0" w:type="dxa"/>
              <w:left w:w="80.0" w:type="dxa"/>
              <w:bottom w:w="50.0" w:type="dxa"/>
              <w:right w:w="80.0" w:type="dxa"/>
            </w:tcMar>
          </w:tcPr>
          <w:p w:rsidR="00000000" w:rsidDel="00000000" w:rsidP="00000000" w:rsidRDefault="00000000" w:rsidRPr="00000000" w14:paraId="00000093">
            <w:pPr>
              <w:spacing w:line="240" w:lineRule="auto"/>
              <w:rPr>
                <w:rFonts w:ascii="Calibri" w:cs="Calibri" w:eastAsia="Calibri" w:hAnsi="Calibri"/>
              </w:rPr>
            </w:pPr>
            <w:r>
              <w:rPr>
                <w:rFonts w:ascii="Calibri" w:cs="Calibri" w:eastAsia="Calibri" w:hAnsi="Calibri"/>
                <w:b w:val="1"/>
                <w:bCs w:val="1"/>
                <w:sz w:val="19"/>
                <w:szCs w:val="19"/>
                <w:rtl w:val="0"/>
              </w:rPr>
              <w:t xml:space="preserve">Definition</w:t>
            </w:r>
            <w:r>
              <w:rPr>
                <w:rtl w:val="0"/>
              </w:rPr>
            </w:r>
          </w:p>
        </w:tc>
        <w:tc>
          <w:tcPr>
            <w:tcBorders>
              <w:top w:color="bfbfbf" w:space="0" w:sz="4" w:val="single"/>
              <w:left w:color="bfbfbf" w:space="0" w:sz="4" w:val="single"/>
              <w:bottom w:color="bfbfbf" w:space="0" w:sz="4" w:val="single"/>
              <w:right w:color="bfbfbf" w:space="0" w:sz="4" w:val="single"/>
            </w:tcBorders>
            <w:shd w:fill="e7eef7" w:val="clear"/>
            <w:tcMar>
              <w:top w:w="50.0" w:type="dxa"/>
              <w:left w:w="80.0" w:type="dxa"/>
              <w:bottom w:w="50.0" w:type="dxa"/>
              <w:right w:w="80.0" w:type="dxa"/>
            </w:tcMar>
          </w:tcPr>
          <w:p w:rsidR="00000000" w:rsidDel="00000000" w:rsidP="00000000" w:rsidRDefault="00000000" w:rsidRPr="00000000" w14:paraId="00000094">
            <w:pPr>
              <w:spacing w:line="240" w:lineRule="auto"/>
              <w:rPr>
                <w:rFonts w:ascii="Calibri" w:cs="Calibri" w:eastAsia="Calibri" w:hAnsi="Calibri"/>
              </w:rPr>
            </w:pPr>
            <w:r>
              <w:rPr>
                <w:rFonts w:ascii="Calibri" w:cs="Calibri" w:eastAsia="Calibri" w:hAnsi="Calibri"/>
                <w:b w:val="1"/>
                <w:bCs w:val="1"/>
                <w:sz w:val="19"/>
                <w:szCs w:val="19"/>
                <w:rtl w:val="0"/>
              </w:rPr>
              <w:t xml:space="preserve">Why we need it</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95">
            <w:pPr>
              <w:spacing w:line="240" w:lineRule="auto"/>
              <w:rPr>
                <w:rFonts w:ascii="Calibri" w:cs="Calibri" w:eastAsia="Calibri" w:hAnsi="Calibri"/>
              </w:rPr>
            </w:pPr>
            <w:r>
              <w:rPr>
                <w:rFonts w:ascii="Calibri" w:cs="Calibri" w:eastAsia="Calibri" w:hAnsi="Calibri"/>
                <w:b w:val="1"/>
                <w:bCs w:val="1"/>
                <w:sz w:val="19"/>
                <w:szCs w:val="19"/>
                <w:rtl w:val="0"/>
              </w:rPr>
              <w:t xml:space="preserve">tool_actions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96">
            <w:pPr>
              <w:spacing w:line="240" w:lineRule="auto"/>
              <w:rPr>
                <w:rFonts w:ascii="Calibri" w:cs="Calibri" w:eastAsia="Calibri" w:hAnsi="Calibri"/>
              </w:rPr>
            </w:pPr>
            <w:r>
              <w:rPr>
                <w:rFonts w:ascii="Calibri" w:cs="Calibri" w:eastAsia="Calibri" w:hAnsi="Calibri"/>
                <w:sz w:val="19"/>
                <w:szCs w:val="19"/>
                <w:rtl w:val="0"/>
              </w:rPr>
              <w:t xml:space="preserve">Tool calls only, without messages and polls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97">
            <w:pPr>
              <w:spacing w:line="240" w:lineRule="auto"/>
              <w:rPr>
                <w:rFonts w:ascii="Calibri" w:cs="Calibri" w:eastAsia="Calibri" w:hAnsi="Calibri"/>
              </w:rPr>
            </w:pPr>
            <w:r>
              <w:rPr>
                <w:rFonts w:ascii="Calibri" w:cs="Calibri" w:eastAsia="Calibri" w:hAnsi="Calibri"/>
                <w:sz w:val="19"/>
                <w:szCs w:val="19"/>
                <w:rtl w:val="0"/>
              </w:rPr>
              <w:t xml:space="preserve">Reflects actual work; messages vary with how chatty an agent is</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98">
            <w:pPr>
              <w:spacing w:line="240" w:lineRule="auto"/>
              <w:rPr>
                <w:rFonts w:ascii="Calibri" w:cs="Calibri" w:eastAsia="Calibri" w:hAnsi="Calibri"/>
              </w:rPr>
            </w:pPr>
            <w:r>
              <w:rPr>
                <w:rFonts w:ascii="Calibri" w:cs="Calibri" w:eastAsia="Calibri" w:hAnsi="Calibri"/>
                <w:b w:val="1"/>
                <w:bCs w:val="1"/>
                <w:sz w:val="19"/>
                <w:szCs w:val="19"/>
                <w:rtl w:val="0"/>
              </w:rPr>
              <w:t xml:space="preserve">subagent_calls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99">
            <w:pPr>
              <w:spacing w:line="240" w:lineRule="auto"/>
              <w:rPr>
                <w:rFonts w:ascii="Calibri" w:cs="Calibri" w:eastAsia="Calibri" w:hAnsi="Calibri"/>
              </w:rPr>
            </w:pPr>
            <w:r>
              <w:rPr>
                <w:rFonts w:ascii="Calibri" w:cs="Calibri" w:eastAsia="Calibri" w:hAnsi="Calibri"/>
                <w:sz w:val="19"/>
                <w:szCs w:val="19"/>
                <w:rtl w:val="0"/>
              </w:rPr>
              <w:t xml:space="preserve">Number of sub-agents launched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9A">
            <w:pPr>
              <w:spacing w:line="240" w:lineRule="auto"/>
              <w:rPr>
                <w:rFonts w:ascii="Calibri" w:cs="Calibri" w:eastAsia="Calibri" w:hAnsi="Calibri"/>
              </w:rPr>
            </w:pPr>
            <w:r>
              <w:rPr>
                <w:rFonts w:ascii="Calibri" w:cs="Calibri" w:eastAsia="Calibri" w:hAnsi="Calibri"/>
                <w:sz w:val="19"/>
                <w:szCs w:val="19"/>
                <w:rtl w:val="0"/>
              </w:rPr>
              <w:t xml:space="preserve">Sub-agent work is otherwise invisible</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9B">
            <w:pPr>
              <w:spacing w:line="240" w:lineRule="auto"/>
              <w:rPr>
                <w:rFonts w:ascii="Calibri" w:cs="Calibri" w:eastAsia="Calibri" w:hAnsi="Calibri"/>
              </w:rPr>
            </w:pPr>
            <w:r>
              <w:rPr>
                <w:rFonts w:ascii="Calibri" w:cs="Calibri" w:eastAsia="Calibri" w:hAnsi="Calibri"/>
                <w:b w:val="1"/>
                <w:bCs w:val="1"/>
                <w:sz w:val="19"/>
                <w:szCs w:val="19"/>
                <w:rtl w:val="0"/>
              </w:rPr>
              <w:t xml:space="preserve">subagent_tool_uses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9C">
            <w:pPr>
              <w:spacing w:line="240" w:lineRule="auto"/>
              <w:rPr>
                <w:rFonts w:ascii="Calibri" w:cs="Calibri" w:eastAsia="Calibri" w:hAnsi="Calibri"/>
              </w:rPr>
            </w:pPr>
            <w:r>
              <w:rPr>
                <w:rFonts w:ascii="Calibri" w:cs="Calibri" w:eastAsia="Calibri" w:hAnsi="Calibri"/>
                <w:sz w:val="19"/>
                <w:szCs w:val="19"/>
                <w:rtl w:val="0"/>
              </w:rPr>
              <w:t xml:space="preserve">Tool calls inside sub-agents, from their summaries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9D">
            <w:pPr>
              <w:spacing w:line="240" w:lineRule="auto"/>
              <w:rPr>
                <w:rFonts w:ascii="Calibri" w:cs="Calibri" w:eastAsia="Calibri" w:hAnsi="Calibri"/>
              </w:rPr>
            </w:pPr>
            <w:r>
              <w:rPr>
                <w:rFonts w:ascii="Calibri" w:cs="Calibri" w:eastAsia="Calibri" w:hAnsi="Calibri"/>
                <w:sz w:val="19"/>
                <w:szCs w:val="19"/>
                <w:rtl w:val="0"/>
              </w:rPr>
              <w:t xml:space="preserve">Makes action counts comparable across agents</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9E">
            <w:pPr>
              <w:spacing w:line="240" w:lineRule="auto"/>
              <w:rPr>
                <w:rFonts w:ascii="Calibri" w:cs="Calibri" w:eastAsia="Calibri" w:hAnsi="Calibri"/>
              </w:rPr>
            </w:pPr>
            <w:r>
              <w:rPr>
                <w:rFonts w:ascii="Calibri" w:cs="Calibri" w:eastAsia="Calibri" w:hAnsi="Calibri"/>
                <w:b w:val="1"/>
                <w:bCs w:val="1"/>
                <w:sz w:val="19"/>
                <w:szCs w:val="19"/>
                <w:rtl w:val="0"/>
              </w:rPr>
              <w:t xml:space="preserve">subagent_tokens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9F">
            <w:pPr>
              <w:spacing w:line="240" w:lineRule="auto"/>
              <w:rPr>
                <w:rFonts w:ascii="Calibri" w:cs="Calibri" w:eastAsia="Calibri" w:hAnsi="Calibri"/>
              </w:rPr>
            </w:pPr>
            <w:r>
              <w:rPr>
                <w:rFonts w:ascii="Calibri" w:cs="Calibri" w:eastAsia="Calibri" w:hAnsi="Calibri"/>
                <w:sz w:val="19"/>
                <w:szCs w:val="19"/>
                <w:rtl w:val="0"/>
              </w:rPr>
              <w:t xml:space="preserve">Tokens used by sub-agents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A0">
            <w:pPr>
              <w:spacing w:line="240" w:lineRule="auto"/>
              <w:rPr>
                <w:rFonts w:ascii="Calibri" w:cs="Calibri" w:eastAsia="Calibri" w:hAnsi="Calibri"/>
              </w:rPr>
            </w:pPr>
            <w:r>
              <w:rPr>
                <w:rFonts w:ascii="Calibri" w:cs="Calibri" w:eastAsia="Calibri" w:hAnsi="Calibri"/>
                <w:sz w:val="19"/>
                <w:szCs w:val="19"/>
                <w:rtl w:val="0"/>
              </w:rPr>
              <w:t xml:space="preserve">Qwen and Claude report them in the sub-agent summaries</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A1">
            <w:pPr>
              <w:spacing w:line="240" w:lineRule="auto"/>
              <w:rPr>
                <w:rFonts w:ascii="Calibri" w:cs="Calibri" w:eastAsia="Calibri" w:hAnsi="Calibri"/>
              </w:rPr>
            </w:pPr>
            <w:r>
              <w:rPr>
                <w:rFonts w:ascii="Calibri" w:cs="Calibri" w:eastAsia="Calibri" w:hAnsi="Calibri"/>
                <w:b w:val="1"/>
                <w:bCs w:val="1"/>
                <w:sz w:val="19"/>
                <w:szCs w:val="19"/>
                <w:rtl w:val="0"/>
              </w:rPr>
              <w:t xml:space="preserve">duration_sec</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A2">
            <w:pPr>
              <w:spacing w:line="240" w:lineRule="auto"/>
              <w:rPr>
                <w:rFonts w:ascii="Calibri" w:cs="Calibri" w:eastAsia="Calibri" w:hAnsi="Calibri"/>
              </w:rPr>
            </w:pPr>
            <w:r>
              <w:rPr>
                <w:rFonts w:ascii="Calibri" w:cs="Calibri" w:eastAsia="Calibri" w:hAnsi="Calibri"/>
                <w:sz w:val="19"/>
                <w:szCs w:val="19"/>
                <w:rtl w:val="0"/>
              </w:rPr>
              <w:t xml:space="preserve">Total run time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A3">
            <w:pPr>
              <w:spacing w:line="240" w:lineRule="auto"/>
              <w:rPr>
                <w:rFonts w:ascii="Calibri" w:cs="Calibri" w:eastAsia="Calibri" w:hAnsi="Calibri"/>
              </w:rPr>
            </w:pPr>
            <w:r>
              <w:rPr>
                <w:rFonts w:ascii="Calibri" w:cs="Calibri" w:eastAsia="Calibri" w:hAnsi="Calibri"/>
                <w:sz w:val="19"/>
                <w:szCs w:val="19"/>
                <w:rtl w:val="0"/>
              </w:rPr>
              <w:t xml:space="preserve">Available for all agents</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A4">
            <w:pPr>
              <w:spacing w:line="240" w:lineRule="auto"/>
              <w:rPr>
                <w:rFonts w:ascii="Calibri" w:cs="Calibri" w:eastAsia="Calibri" w:hAnsi="Calibri"/>
              </w:rPr>
            </w:pPr>
            <w:r>
              <w:rPr>
                <w:rFonts w:ascii="Calibri" w:cs="Calibri" w:eastAsia="Calibri" w:hAnsi="Calibri"/>
                <w:b w:val="1"/>
                <w:bCs w:val="1"/>
                <w:sz w:val="19"/>
                <w:szCs w:val="19"/>
                <w:rtl w:val="0"/>
              </w:rPr>
              <w:t xml:space="preserve">total_tokens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A5">
            <w:pPr>
              <w:spacing w:line="240" w:lineRule="auto"/>
              <w:rPr>
                <w:rFonts w:ascii="Calibri" w:cs="Calibri" w:eastAsia="Calibri" w:hAnsi="Calibri"/>
              </w:rPr>
            </w:pPr>
            <w:r>
              <w:rPr>
                <w:rFonts w:ascii="Calibri" w:cs="Calibri" w:eastAsia="Calibri" w:hAnsi="Calibri"/>
                <w:sz w:val="19"/>
                <w:szCs w:val="19"/>
                <w:rtl w:val="0"/>
              </w:rPr>
              <w:t xml:space="preserve">Input + output tokens (plus cached and reasoning tokens separately), including sub-agents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A6">
            <w:pPr>
              <w:spacing w:line="240" w:lineRule="auto"/>
              <w:rPr>
                <w:rFonts w:ascii="Calibri" w:cs="Calibri" w:eastAsia="Calibri" w:hAnsi="Calibri"/>
              </w:rPr>
            </w:pPr>
            <w:r>
              <w:rPr>
                <w:rFonts w:ascii="Calibri" w:cs="Calibri" w:eastAsia="Calibri" w:hAnsi="Calibri"/>
                <w:sz w:val="19"/>
                <w:szCs w:val="19"/>
                <w:rtl w:val="0"/>
              </w:rPr>
              <w:t xml:space="preserve">Effort and cost</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A7">
            <w:pPr>
              <w:spacing w:line="240" w:lineRule="auto"/>
              <w:rPr>
                <w:rFonts w:ascii="Calibri" w:cs="Calibri" w:eastAsia="Calibri" w:hAnsi="Calibri"/>
              </w:rPr>
            </w:pPr>
            <w:r>
              <w:rPr>
                <w:rFonts w:ascii="Calibri" w:cs="Calibri" w:eastAsia="Calibri" w:hAnsi="Calibri"/>
                <w:b w:val="1"/>
                <w:bCs w:val="1"/>
                <w:sz w:val="19"/>
                <w:szCs w:val="19"/>
                <w:rtl w:val="0"/>
              </w:rPr>
              <w:t xml:space="preserve">input_tokens, cached_input_tokens, cache_write_tokens, output_tokens, reasoning_tokens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A8">
            <w:pPr>
              <w:spacing w:line="240" w:lineRule="auto"/>
              <w:rPr>
                <w:rFonts w:ascii="Calibri" w:cs="Calibri" w:eastAsia="Calibri" w:hAnsi="Calibri"/>
              </w:rPr>
            </w:pPr>
            <w:r>
              <w:rPr>
                <w:rFonts w:ascii="Calibri" w:cs="Calibri" w:eastAsia="Calibri" w:hAnsi="Calibri"/>
                <w:sz w:val="19"/>
                <w:szCs w:val="19"/>
                <w:rtl w:val="0"/>
              </w:rPr>
              <w:t xml:space="preserve">Token breakdown of the main agent; reasoning tokens are Codex only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A9">
            <w:pPr>
              <w:spacing w:line="240" w:lineRule="auto"/>
              <w:rPr>
                <w:rFonts w:ascii="Calibri" w:cs="Calibri" w:eastAsia="Calibri" w:hAnsi="Calibri"/>
              </w:rPr>
            </w:pPr>
            <w:r>
              <w:rPr>
                <w:rFonts w:ascii="Calibri" w:cs="Calibri" w:eastAsia="Calibri" w:hAnsi="Calibri"/>
                <w:sz w:val="19"/>
                <w:szCs w:val="19"/>
                <w:rtl w:val="0"/>
              </w:rPr>
              <w:t xml:space="preserve">Explains total_tokens and cost_usd</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AA">
            <w:pPr>
              <w:spacing w:line="240" w:lineRule="auto"/>
              <w:rPr>
                <w:rFonts w:ascii="Calibri" w:cs="Calibri" w:eastAsia="Calibri" w:hAnsi="Calibri"/>
              </w:rPr>
            </w:pPr>
            <w:r>
              <w:rPr>
                <w:rFonts w:ascii="Calibri" w:cs="Calibri" w:eastAsia="Calibri" w:hAnsi="Calibri"/>
                <w:b w:val="1"/>
                <w:bCs w:val="1"/>
                <w:sz w:val="19"/>
                <w:szCs w:val="19"/>
                <w:rtl w:val="0"/>
              </w:rPr>
              <w:t xml:space="preserve">cost_usd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AB">
            <w:pPr>
              <w:spacing w:line="240" w:lineRule="auto"/>
              <w:rPr>
                <w:rFonts w:ascii="Calibri" w:cs="Calibri" w:eastAsia="Calibri" w:hAnsi="Calibri"/>
              </w:rPr>
            </w:pPr>
            <w:r>
              <w:rPr>
                <w:rFonts w:ascii="Calibri" w:cs="Calibri" w:eastAsia="Calibri" w:hAnsi="Calibri"/>
                <w:sz w:val="19"/>
                <w:szCs w:val="19"/>
                <w:rtl w:val="0"/>
              </w:rPr>
              <w:t xml:space="preserve">Tokens × a fixed price table (USD per 1M tokens, editable in config.py), sub-agents included; Qwen is free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AC">
            <w:pPr>
              <w:spacing w:line="240" w:lineRule="auto"/>
              <w:rPr>
                <w:rFonts w:ascii="Calibri" w:cs="Calibri" w:eastAsia="Calibri" w:hAnsi="Calibri"/>
              </w:rPr>
            </w:pPr>
            <w:r>
              <w:rPr>
                <w:rFonts w:ascii="Calibri" w:cs="Calibri" w:eastAsia="Calibri" w:hAnsi="Calibri"/>
                <w:sz w:val="19"/>
                <w:szCs w:val="19"/>
                <w:rtl w:val="0"/>
              </w:rPr>
              <w:t xml:space="preserve">One costing method for all agents; Claude's own total_cost_usd is kept as a cross-check</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AD">
            <w:pPr>
              <w:spacing w:line="240" w:lineRule="auto"/>
              <w:rPr>
                <w:rFonts w:ascii="Calibri" w:cs="Calibri" w:eastAsia="Calibri" w:hAnsi="Calibri"/>
              </w:rPr>
            </w:pPr>
            <w:r>
              <w:rPr>
                <w:rFonts w:ascii="Calibri" w:cs="Calibri" w:eastAsia="Calibri" w:hAnsi="Calibri"/>
                <w:b w:val="1"/>
                <w:bCs w:val="1"/>
                <w:sz w:val="19"/>
                <w:szCs w:val="19"/>
                <w:rtl w:val="0"/>
              </w:rPr>
              <w:t xml:space="preserve">buggy_file_read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AE">
            <w:pPr>
              <w:spacing w:line="240" w:lineRule="auto"/>
              <w:rPr>
                <w:rFonts w:ascii="Calibri" w:cs="Calibri" w:eastAsia="Calibri" w:hAnsi="Calibri"/>
              </w:rPr>
            </w:pPr>
            <w:r>
              <w:rPr>
                <w:rFonts w:ascii="Calibri" w:cs="Calibri" w:eastAsia="Calibri" w:hAnsi="Calibri"/>
                <w:sz w:val="19"/>
                <w:szCs w:val="19"/>
                <w:rtl w:val="0"/>
              </w:rPr>
              <w:t xml:space="preserve">Whether a file changed in the developer's fix was ever read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AF">
            <w:pPr>
              <w:spacing w:line="240" w:lineRule="auto"/>
              <w:rPr>
                <w:rFonts w:ascii="Calibri" w:cs="Calibri" w:eastAsia="Calibri" w:hAnsi="Calibri"/>
              </w:rPr>
            </w:pPr>
            <w:r>
              <w:rPr>
                <w:rFonts w:ascii="Calibri" w:cs="Calibri" w:eastAsia="Calibri" w:hAnsi="Calibri"/>
                <w:sz w:val="19"/>
                <w:szCs w:val="19"/>
                <w:rtl w:val="0"/>
              </w:rPr>
              <w:t xml:space="preserve">Localization</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B0">
            <w:pPr>
              <w:spacing w:line="240" w:lineRule="auto"/>
              <w:rPr>
                <w:rFonts w:ascii="Calibri" w:cs="Calibri" w:eastAsia="Calibri" w:hAnsi="Calibri"/>
              </w:rPr>
            </w:pPr>
            <w:r>
              <w:rPr>
                <w:rFonts w:ascii="Calibri" w:cs="Calibri" w:eastAsia="Calibri" w:hAnsi="Calibri"/>
                <w:b w:val="1"/>
                <w:bCs w:val="1"/>
                <w:sz w:val="19"/>
                <w:szCs w:val="19"/>
                <w:rtl w:val="0"/>
              </w:rPr>
              <w:t xml:space="preserve">actions_to_buggy_file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B1">
            <w:pPr>
              <w:spacing w:line="240" w:lineRule="auto"/>
              <w:rPr>
                <w:rFonts w:ascii="Calibri" w:cs="Calibri" w:eastAsia="Calibri" w:hAnsi="Calibri"/>
              </w:rPr>
            </w:pPr>
            <w:r>
              <w:rPr>
                <w:rFonts w:ascii="Calibri" w:cs="Calibri" w:eastAsia="Calibri" w:hAnsi="Calibri"/>
                <w:sz w:val="19"/>
                <w:szCs w:val="19"/>
                <w:rtl w:val="0"/>
              </w:rPr>
              <w:t xml:space="preserve">Actions before the first read of a buggy file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B2">
            <w:pPr>
              <w:spacing w:line="240" w:lineRule="auto"/>
              <w:rPr>
                <w:rFonts w:ascii="Calibri" w:cs="Calibri" w:eastAsia="Calibri" w:hAnsi="Calibri"/>
              </w:rPr>
            </w:pPr>
            <w:r>
              <w:rPr>
                <w:rFonts w:ascii="Calibri" w:cs="Calibri" w:eastAsia="Calibri" w:hAnsi="Calibri"/>
                <w:sz w:val="19"/>
                <w:szCs w:val="19"/>
                <w:rtl w:val="0"/>
              </w:rPr>
              <w:t xml:space="preserve">Localization speed</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B3">
            <w:pPr>
              <w:spacing w:line="240" w:lineRule="auto"/>
              <w:rPr>
                <w:rFonts w:ascii="Calibri" w:cs="Calibri" w:eastAsia="Calibri" w:hAnsi="Calibri"/>
              </w:rPr>
            </w:pPr>
            <w:r>
              <w:rPr>
                <w:rFonts w:ascii="Calibri" w:cs="Calibri" w:eastAsia="Calibri" w:hAnsi="Calibri"/>
                <w:b w:val="1"/>
                <w:bCs w:val="1"/>
                <w:sz w:val="19"/>
                <w:szCs w:val="19"/>
                <w:rtl w:val="0"/>
              </w:rPr>
              <w:t xml:space="preserve">edit_location_match</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B4">
            <w:pPr>
              <w:spacing w:line="240" w:lineRule="auto"/>
              <w:rPr>
                <w:rFonts w:ascii="Calibri" w:cs="Calibri" w:eastAsia="Calibri" w:hAnsi="Calibri"/>
              </w:rPr>
            </w:pPr>
            <w:r>
              <w:rPr>
                <w:rFonts w:ascii="Calibri" w:cs="Calibri" w:eastAsia="Calibri" w:hAnsi="Calibri"/>
                <w:sz w:val="19"/>
                <w:szCs w:val="19"/>
                <w:rtl w:val="0"/>
              </w:rPr>
              <w:t xml:space="preserve">Whether at least one edited non-test source file is a file changed in the developer's fix (file level)</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B5">
            <w:pPr>
              <w:spacing w:line="240" w:lineRule="auto"/>
              <w:rPr>
                <w:rFonts w:ascii="Calibri" w:cs="Calibri" w:eastAsia="Calibri" w:hAnsi="Calibri"/>
              </w:rPr>
            </w:pPr>
            <w:r>
              <w:rPr>
                <w:rFonts w:ascii="Calibri" w:cs="Calibri" w:eastAsia="Calibri" w:hAnsi="Calibri"/>
                <w:sz w:val="19"/>
                <w:szCs w:val="19"/>
                <w:rtl w:val="0"/>
              </w:rPr>
              <w:t xml:space="preserve">Localization accuracy</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B6">
            <w:pPr>
              <w:spacing w:line="240" w:lineRule="auto"/>
              <w:rPr>
                <w:rFonts w:ascii="Calibri" w:cs="Calibri" w:eastAsia="Calibri" w:hAnsi="Calibri"/>
              </w:rPr>
            </w:pPr>
            <w:r>
              <w:rPr>
                <w:rFonts w:ascii="Calibri" w:cs="Calibri" w:eastAsia="Calibri" w:hAnsi="Calibri"/>
                <w:b w:val="1"/>
                <w:bCs w:val="1"/>
                <w:sz w:val="19"/>
                <w:szCs w:val="19"/>
                <w:rtl w:val="0"/>
              </w:rPr>
              <w:t xml:space="preserve">hit_at_1, hit_at_3, hit_at_5, mrr, map, precision, recall, f1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B7">
            <w:pPr>
              <w:spacing w:line="240" w:lineRule="auto"/>
              <w:rPr>
                <w:rFonts w:ascii="Calibri" w:cs="Calibri" w:eastAsia="Calibri" w:hAnsi="Calibri"/>
              </w:rPr>
            </w:pPr>
            <w:r>
              <w:rPr>
                <w:rFonts w:ascii="Calibri" w:cs="Calibri" w:eastAsia="Calibri" w:hAnsi="Calibri"/>
                <w:sz w:val="19"/>
                <w:szCs w:val="19"/>
                <w:rtl w:val="0"/>
              </w:rPr>
              <w:t xml:space="preserve">Edited source files, ranked by the order of their first edit, scored against the developer-fix files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B8">
            <w:pPr>
              <w:spacing w:line="240" w:lineRule="auto"/>
              <w:rPr>
                <w:rFonts w:ascii="Calibri" w:cs="Calibri" w:eastAsia="Calibri" w:hAnsi="Calibri"/>
              </w:rPr>
            </w:pPr>
            <w:r>
              <w:rPr>
                <w:rFonts w:ascii="Calibri" w:cs="Calibri" w:eastAsia="Calibri" w:hAnsi="Calibri"/>
                <w:sz w:val="19"/>
                <w:szCs w:val="19"/>
                <w:rtl w:val="0"/>
              </w:rPr>
              <w:t xml:space="preserve">Localization accuracy as a retrieval problem, beyond a yes/no match</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B9">
            <w:pPr>
              <w:spacing w:line="240" w:lineRule="auto"/>
              <w:rPr>
                <w:rFonts w:ascii="Calibri" w:cs="Calibri" w:eastAsia="Calibri" w:hAnsi="Calibri"/>
              </w:rPr>
            </w:pPr>
            <w:r>
              <w:rPr>
                <w:rFonts w:ascii="Calibri" w:cs="Calibri" w:eastAsia="Calibri" w:hAnsi="Calibri"/>
                <w:b w:val="1"/>
                <w:bCs w:val="1"/>
                <w:sz w:val="19"/>
                <w:szCs w:val="19"/>
                <w:rtl w:val="0"/>
              </w:rPr>
              <w:t xml:space="preserve">read_hit_at_1, read_hit_at_3, read_hit_at_5, read_mrr, read_map, read_precision, read_recall, read_f1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BA">
            <w:pPr>
              <w:spacing w:line="240" w:lineRule="auto"/>
              <w:rPr>
                <w:rFonts w:ascii="Calibri" w:cs="Calibri" w:eastAsia="Calibri" w:hAnsi="Calibri"/>
              </w:rPr>
            </w:pPr>
            <w:r>
              <w:rPr>
                <w:rFonts w:ascii="Calibri" w:cs="Calibri" w:eastAsia="Calibri" w:hAnsi="Calibri"/>
                <w:sz w:val="19"/>
                <w:szCs w:val="19"/>
                <w:rtl w:val="0"/>
              </w:rPr>
              <w:t xml:space="preserve">The same metrics for source files read, ranked by first read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BB">
            <w:pPr>
              <w:spacing w:line="240" w:lineRule="auto"/>
              <w:rPr>
                <w:rFonts w:ascii="Calibri" w:cs="Calibri" w:eastAsia="Calibri" w:hAnsi="Calibri"/>
              </w:rPr>
            </w:pPr>
            <w:r>
              <w:rPr>
                <w:rFonts w:ascii="Calibri" w:cs="Calibri" w:eastAsia="Calibri" w:hAnsi="Calibri"/>
                <w:sz w:val="19"/>
                <w:szCs w:val="19"/>
                <w:rtl w:val="0"/>
              </w:rPr>
              <w:t xml:space="preserve">How well agents find the buggy files, whether or not they edit them</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BC">
            <w:pPr>
              <w:spacing w:line="240" w:lineRule="auto"/>
              <w:rPr>
                <w:rFonts w:ascii="Calibri" w:cs="Calibri" w:eastAsia="Calibri" w:hAnsi="Calibri"/>
              </w:rPr>
            </w:pPr>
            <w:r>
              <w:rPr>
                <w:rFonts w:ascii="Calibri" w:cs="Calibri" w:eastAsia="Calibri" w:hAnsi="Calibri"/>
                <w:b w:val="1"/>
                <w:bCs w:val="1"/>
                <w:sz w:val="19"/>
                <w:szCs w:val="19"/>
                <w:rtl w:val="0"/>
              </w:rPr>
              <w:t xml:space="preserve">patch_lines_added / deleted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BD">
            <w:pPr>
              <w:spacing w:line="240" w:lineRule="auto"/>
              <w:rPr>
                <w:rFonts w:ascii="Calibri" w:cs="Calibri" w:eastAsia="Calibri" w:hAnsi="Calibri"/>
              </w:rPr>
            </w:pPr>
            <w:r>
              <w:rPr>
                <w:rFonts w:ascii="Calibri" w:cs="Calibri" w:eastAsia="Calibri" w:hAnsi="Calibri"/>
                <w:sz w:val="19"/>
                <w:szCs w:val="19"/>
                <w:rtl w:val="0"/>
              </w:rPr>
              <w:t xml:space="preserve">Size of the final diff (source files only)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BE">
            <w:pPr>
              <w:spacing w:line="240" w:lineRule="auto"/>
              <w:rPr>
                <w:rFonts w:ascii="Calibri" w:cs="Calibri" w:eastAsia="Calibri" w:hAnsi="Calibri"/>
              </w:rPr>
            </w:pPr>
            <w:r>
              <w:rPr>
                <w:rFonts w:ascii="Calibri" w:cs="Calibri" w:eastAsia="Calibri" w:hAnsi="Calibri"/>
                <w:sz w:val="19"/>
                <w:szCs w:val="19"/>
                <w:rtl w:val="0"/>
              </w:rPr>
              <w:t xml:space="preserve">Patch size</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BF">
            <w:pPr>
              <w:spacing w:line="240" w:lineRule="auto"/>
              <w:rPr>
                <w:rFonts w:ascii="Calibri" w:cs="Calibri" w:eastAsia="Calibri" w:hAnsi="Calibri"/>
              </w:rPr>
            </w:pPr>
            <w:r>
              <w:rPr>
                <w:rFonts w:ascii="Calibri" w:cs="Calibri" w:eastAsia="Calibri" w:hAnsi="Calibri"/>
                <w:b w:val="1"/>
                <w:bCs w:val="1"/>
                <w:sz w:val="19"/>
                <w:szCs w:val="19"/>
                <w:rtl w:val="0"/>
              </w:rPr>
              <w:t xml:space="preserve">has_patch</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C0">
            <w:pPr>
              <w:spacing w:line="240" w:lineRule="auto"/>
              <w:rPr>
                <w:rFonts w:ascii="Calibri" w:cs="Calibri" w:eastAsia="Calibri" w:hAnsi="Calibri"/>
              </w:rPr>
            </w:pPr>
            <w:r>
              <w:rPr>
                <w:rFonts w:ascii="Calibri" w:cs="Calibri" w:eastAsia="Calibri" w:hAnsi="Calibri"/>
                <w:sz w:val="19"/>
                <w:szCs w:val="19"/>
                <w:rtl w:val="0"/>
              </w:rPr>
              <w:t xml:space="preserve">Whether the final patch changes at least one non-test source file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C1">
            <w:pPr>
              <w:spacing w:line="240" w:lineRule="auto"/>
              <w:rPr>
                <w:rFonts w:ascii="Calibri" w:cs="Calibri" w:eastAsia="Calibri" w:hAnsi="Calibri"/>
              </w:rPr>
            </w:pPr>
            <w:r>
              <w:rPr>
                <w:rFonts w:ascii="Calibri" w:cs="Calibri" w:eastAsia="Calibri" w:hAnsi="Calibri"/>
                <w:sz w:val="19"/>
                <w:szCs w:val="19"/>
                <w:rtl w:val="0"/>
              </w:rPr>
              <w:t xml:space="preserve">Used for the “no patch” failure label</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C2">
            <w:pPr>
              <w:spacing w:line="240" w:lineRule="auto"/>
              <w:rPr>
                <w:rFonts w:ascii="Calibri" w:cs="Calibri" w:eastAsia="Calibri" w:hAnsi="Calibri"/>
              </w:rPr>
            </w:pPr>
            <w:r>
              <w:rPr>
                <w:rFonts w:ascii="Calibri" w:cs="Calibri" w:eastAsia="Calibri" w:hAnsi="Calibri"/>
                <w:b w:val="1"/>
                <w:bCs w:val="1"/>
                <w:sz w:val="19"/>
                <w:szCs w:val="19"/>
                <w:rtl w:val="0"/>
              </w:rPr>
              <w:t xml:space="preserve">test_files_modified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C3">
            <w:pPr>
              <w:spacing w:line="240" w:lineRule="auto"/>
              <w:rPr>
                <w:rFonts w:ascii="Calibri" w:cs="Calibri" w:eastAsia="Calibri" w:hAnsi="Calibri"/>
              </w:rPr>
            </w:pPr>
            <w:r>
              <w:rPr>
                <w:rFonts w:ascii="Calibri" w:cs="Calibri" w:eastAsia="Calibri" w:hAnsi="Calibri"/>
                <w:sz w:val="19"/>
                <w:szCs w:val="19"/>
                <w:rtl w:val="0"/>
              </w:rPr>
              <w:t xml:space="preserve">Test files changed in the final patch (added + changed + deleted)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C4">
            <w:pPr>
              <w:spacing w:line="240" w:lineRule="auto"/>
              <w:rPr>
                <w:rFonts w:ascii="Calibri" w:cs="Calibri" w:eastAsia="Calibri" w:hAnsi="Calibri"/>
              </w:rPr>
            </w:pPr>
            <w:r>
              <w:rPr>
                <w:rFonts w:ascii="Calibri" w:cs="Calibri" w:eastAsia="Calibri" w:hAnsi="Calibri"/>
                <w:sz w:val="19"/>
                <w:szCs w:val="19"/>
                <w:rtl w:val="0"/>
              </w:rPr>
              <w:t xml:space="preserve">Codex and Claude wrote regression tests on bug-92</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C5">
            <w:pPr>
              <w:spacing w:line="240" w:lineRule="auto"/>
              <w:rPr>
                <w:rFonts w:ascii="Calibri" w:cs="Calibri" w:eastAsia="Calibri" w:hAnsi="Calibri"/>
                <w:b w:val="1"/>
                <w:bCs w:val="1"/>
                <w:sz w:val="19"/>
                <w:szCs w:val="19"/>
              </w:rPr>
            </w:pPr>
            <w:r>
              <w:rPr>
                <w:rFonts w:ascii="Calibri" w:cs="Calibri" w:eastAsia="Calibri" w:hAnsi="Calibri"/>
                <w:b w:val="1"/>
                <w:bCs w:val="1"/>
                <w:sz w:val="19"/>
                <w:szCs w:val="19"/>
                <w:rtl w:val="0"/>
              </w:rPr>
              <w:t xml:space="preserve">test_files_added</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C6">
            <w:pPr>
              <w:spacing w:line="240" w:lineRule="auto"/>
              <w:rPr>
                <w:rFonts w:ascii="Calibri" w:cs="Calibri" w:eastAsia="Calibri" w:hAnsi="Calibri"/>
                <w:sz w:val="19"/>
                <w:szCs w:val="19"/>
              </w:rPr>
            </w:pPr>
            <w:r>
              <w:rPr>
                <w:rFonts w:ascii="Calibri" w:cs="Calibri" w:eastAsia="Calibri" w:hAnsi="Calibri"/>
                <w:sz w:val="19"/>
                <w:szCs w:val="19"/>
                <w:rtl w:val="0"/>
              </w:rPr>
              <w:t xml:space="preserve">New test files created by the agent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C7">
            <w:pPr>
              <w:spacing w:line="240" w:lineRule="auto"/>
              <w:rPr>
                <w:rFonts w:ascii="Calibri" w:cs="Calibri" w:eastAsia="Calibri" w:hAnsi="Calibri"/>
                <w:sz w:val="19"/>
                <w:szCs w:val="19"/>
              </w:rPr>
            </w:pPr>
            <w:r>
              <w:rPr>
                <w:rFonts w:ascii="Calibri" w:cs="Calibri" w:eastAsia="Calibri" w:hAnsi="Calibri"/>
                <w:sz w:val="19"/>
                <w:szCs w:val="19"/>
                <w:rtl w:val="0"/>
              </w:rPr>
              <w:t xml:space="preserve">Regression tests in new files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C8">
            <w:pPr>
              <w:spacing w:line="240" w:lineRule="auto"/>
              <w:rPr>
                <w:rFonts w:ascii="Calibri" w:cs="Calibri" w:eastAsia="Calibri" w:hAnsi="Calibri"/>
                <w:b w:val="1"/>
                <w:bCs w:val="1"/>
                <w:sz w:val="19"/>
                <w:szCs w:val="19"/>
              </w:rPr>
            </w:pPr>
            <w:r>
              <w:rPr>
                <w:rFonts w:ascii="Calibri" w:cs="Calibri" w:eastAsia="Calibri" w:hAnsi="Calibri"/>
                <w:b w:val="1"/>
                <w:bCs w:val="1"/>
                <w:sz w:val="19"/>
                <w:szCs w:val="19"/>
                <w:rtl w:val="0"/>
              </w:rPr>
              <w:t xml:space="preserve">test_files_changed</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C9">
            <w:pPr>
              <w:spacing w:line="240" w:lineRule="auto"/>
              <w:rPr>
                <w:rFonts w:ascii="Calibri" w:cs="Calibri" w:eastAsia="Calibri" w:hAnsi="Calibri"/>
                <w:sz w:val="19"/>
                <w:szCs w:val="19"/>
              </w:rPr>
            </w:pPr>
            <w:r>
              <w:rPr>
                <w:rFonts w:ascii="Calibri" w:cs="Calibri" w:eastAsia="Calibri" w:hAnsi="Calibri"/>
                <w:sz w:val="19"/>
                <w:szCs w:val="19"/>
                <w:rtl w:val="0"/>
              </w:rPr>
              <w:t xml:space="preserve">Existing test files the agent changed</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CA">
            <w:pPr>
              <w:spacing w:line="240" w:lineRule="auto"/>
              <w:rPr>
                <w:rFonts w:ascii="Calibri" w:cs="Calibri" w:eastAsia="Calibri" w:hAnsi="Calibri"/>
                <w:sz w:val="19"/>
                <w:szCs w:val="19"/>
              </w:rPr>
            </w:pPr>
            <w:r>
              <w:rPr>
                <w:rFonts w:ascii="Calibri" w:cs="Calibri" w:eastAsia="Calibri" w:hAnsi="Calibri"/>
                <w:sz w:val="19"/>
                <w:szCs w:val="19"/>
                <w:rtl w:val="0"/>
              </w:rPr>
              <w:t xml:space="preserve">Tests added to or changed in existing files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CB">
            <w:pPr>
              <w:spacing w:line="240" w:lineRule="auto"/>
              <w:rPr>
                <w:rFonts w:ascii="Calibri" w:cs="Calibri" w:eastAsia="Calibri" w:hAnsi="Calibri"/>
                <w:b w:val="1"/>
                <w:bCs w:val="1"/>
                <w:sz w:val="19"/>
                <w:szCs w:val="19"/>
              </w:rPr>
            </w:pPr>
            <w:r>
              <w:rPr>
                <w:rFonts w:ascii="Calibri" w:cs="Calibri" w:eastAsia="Calibri" w:hAnsi="Calibri"/>
                <w:b w:val="1"/>
                <w:bCs w:val="1"/>
                <w:sz w:val="19"/>
                <w:szCs w:val="19"/>
                <w:rtl w:val="0"/>
              </w:rPr>
              <w:t xml:space="preserve">test_files_deleted</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CC">
            <w:pPr>
              <w:spacing w:line="240" w:lineRule="auto"/>
              <w:rPr>
                <w:rFonts w:ascii="Calibri" w:cs="Calibri" w:eastAsia="Calibri" w:hAnsi="Calibri"/>
                <w:sz w:val="19"/>
                <w:szCs w:val="19"/>
              </w:rPr>
            </w:pPr>
            <w:r>
              <w:rPr>
                <w:rFonts w:ascii="Calibri" w:cs="Calibri" w:eastAsia="Calibri" w:hAnsi="Calibri"/>
                <w:sz w:val="19"/>
                <w:szCs w:val="19"/>
                <w:rtl w:val="0"/>
              </w:rPr>
              <w:t xml:space="preserve">Existing test files the agent deleted</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CD">
            <w:pPr>
              <w:spacing w:line="240" w:lineRule="auto"/>
              <w:rPr>
                <w:rFonts w:ascii="Calibri" w:cs="Calibri" w:eastAsia="Calibri" w:hAnsi="Calibri"/>
                <w:sz w:val="19"/>
                <w:szCs w:val="19"/>
              </w:rPr>
            </w:pPr>
            <w:r>
              <w:rPr>
                <w:rFonts w:ascii="Calibri" w:cs="Calibri" w:eastAsia="Calibri" w:hAnsi="Calibri"/>
                <w:sz w:val="19"/>
                <w:szCs w:val="19"/>
                <w:rtl w:val="0"/>
              </w:rPr>
              <w:t xml:space="preserve">Detects removed tests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CE">
            <w:pPr>
              <w:spacing w:line="240" w:lineRule="auto"/>
              <w:rPr>
                <w:rFonts w:ascii="Calibri" w:cs="Calibri" w:eastAsia="Calibri" w:hAnsi="Calibri"/>
                <w:b w:val="1"/>
                <w:bCs w:val="1"/>
                <w:sz w:val="19"/>
                <w:szCs w:val="19"/>
              </w:rPr>
            </w:pPr>
            <w:r>
              <w:rPr>
                <w:rFonts w:ascii="Calibri" w:cs="Calibri" w:eastAsia="Calibri" w:hAnsi="Calibri"/>
                <w:b w:val="1"/>
                <w:bCs w:val="1"/>
                <w:sz w:val="19"/>
                <w:szCs w:val="19"/>
                <w:rtl w:val="0"/>
              </w:rPr>
              <w:t xml:space="preserve">test_methods_added</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CF">
            <w:pPr>
              <w:spacing w:line="240" w:lineRule="auto"/>
              <w:rPr>
                <w:rFonts w:ascii="Calibri" w:cs="Calibri" w:eastAsia="Calibri" w:hAnsi="Calibri"/>
                <w:sz w:val="19"/>
                <w:szCs w:val="19"/>
              </w:rPr>
            </w:pPr>
            <w:r>
              <w:rPr>
                <w:rFonts w:ascii="Calibri" w:cs="Calibri" w:eastAsia="Calibri" w:hAnsi="Calibri"/>
                <w:sz w:val="19"/>
                <w:szCs w:val="19"/>
                <w:rtl w:val="0"/>
              </w:rPr>
              <w:t xml:space="preserve">Test methods (@Test, or JUnit 3 test*()) in the final files but not in the buggy version</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D0">
            <w:pPr>
              <w:spacing w:line="240" w:lineRule="auto"/>
              <w:rPr>
                <w:rFonts w:ascii="Calibri" w:cs="Calibri" w:eastAsia="Calibri" w:hAnsi="Calibri"/>
                <w:sz w:val="19"/>
                <w:szCs w:val="19"/>
              </w:rPr>
            </w:pPr>
            <w:r>
              <w:rPr>
                <w:rFonts w:ascii="Calibri" w:cs="Calibri" w:eastAsia="Calibri" w:hAnsi="Calibri"/>
                <w:sz w:val="19"/>
                <w:szCs w:val="19"/>
                <w:rtl w:val="0"/>
              </w:rPr>
              <w:t xml:space="preserve">Counts the regression tests the agent wrote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D1">
            <w:pPr>
              <w:spacing w:line="240" w:lineRule="auto"/>
              <w:rPr>
                <w:rFonts w:ascii="Calibri" w:cs="Calibri" w:eastAsia="Calibri" w:hAnsi="Calibri"/>
                <w:b w:val="1"/>
                <w:bCs w:val="1"/>
                <w:sz w:val="19"/>
                <w:szCs w:val="19"/>
              </w:rPr>
            </w:pPr>
            <w:r>
              <w:rPr>
                <w:rFonts w:ascii="Calibri" w:cs="Calibri" w:eastAsia="Calibri" w:hAnsi="Calibri"/>
                <w:b w:val="1"/>
                <w:bCs w:val="1"/>
                <w:sz w:val="19"/>
                <w:szCs w:val="19"/>
                <w:rtl w:val="0"/>
              </w:rPr>
              <w:t xml:space="preserve">test_methods_removed</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D2">
            <w:pPr>
              <w:spacing w:line="240" w:lineRule="auto"/>
              <w:rPr>
                <w:rFonts w:ascii="Calibri" w:cs="Calibri" w:eastAsia="Calibri" w:hAnsi="Calibri"/>
                <w:sz w:val="19"/>
                <w:szCs w:val="19"/>
              </w:rPr>
            </w:pPr>
            <w:r>
              <w:rPr>
                <w:rFonts w:ascii="Calibri" w:cs="Calibri" w:eastAsia="Calibri" w:hAnsi="Calibri"/>
                <w:sz w:val="19"/>
                <w:szCs w:val="19"/>
                <w:rtl w:val="0"/>
              </w:rPr>
              <w:t xml:space="preserve">Test methods in the buggy version that are missing from the final files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D3">
            <w:pPr>
              <w:spacing w:line="240" w:lineRule="auto"/>
              <w:rPr>
                <w:rFonts w:ascii="Calibri" w:cs="Calibri" w:eastAsia="Calibri" w:hAnsi="Calibri"/>
                <w:sz w:val="19"/>
                <w:szCs w:val="19"/>
              </w:rPr>
            </w:pPr>
            <w:r>
              <w:rPr>
                <w:rFonts w:ascii="Calibri" w:cs="Calibri" w:eastAsia="Calibri" w:hAnsi="Calibri"/>
                <w:sz w:val="19"/>
                <w:szCs w:val="19"/>
                <w:rtl w:val="0"/>
              </w:rPr>
              <w:t xml:space="preserve">Detects agents that delete tests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D4">
            <w:pPr>
              <w:spacing w:line="240" w:lineRule="auto"/>
              <w:rPr>
                <w:rFonts w:ascii="Calibri" w:cs="Calibri" w:eastAsia="Calibri" w:hAnsi="Calibri"/>
                <w:b w:val="1"/>
                <w:bCs w:val="1"/>
                <w:sz w:val="19"/>
                <w:szCs w:val="19"/>
              </w:rPr>
            </w:pPr>
            <w:r>
              <w:rPr>
                <w:rFonts w:ascii="Calibri" w:cs="Calibri" w:eastAsia="Calibri" w:hAnsi="Calibri"/>
                <w:b w:val="1"/>
                <w:bCs w:val="1"/>
                <w:sz w:val="19"/>
                <w:szCs w:val="19"/>
                <w:rtl w:val="0"/>
              </w:rPr>
              <w:t xml:space="preserve">test_lines_added</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D5">
            <w:pPr>
              <w:spacing w:line="240" w:lineRule="auto"/>
              <w:rPr>
                <w:rFonts w:ascii="Calibri" w:cs="Calibri" w:eastAsia="Calibri" w:hAnsi="Calibri"/>
                <w:sz w:val="19"/>
                <w:szCs w:val="19"/>
              </w:rPr>
            </w:pPr>
            <w:r>
              <w:rPr>
                <w:rFonts w:ascii="Calibri" w:cs="Calibri" w:eastAsia="Calibri" w:hAnsi="Calibri"/>
                <w:sz w:val="19"/>
                <w:szCs w:val="19"/>
                <w:rtl w:val="0"/>
              </w:rPr>
              <w:t xml:space="preserve">Lines added in test files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D6">
            <w:pPr>
              <w:spacing w:line="240" w:lineRule="auto"/>
              <w:rPr>
                <w:rFonts w:ascii="Calibri" w:cs="Calibri" w:eastAsia="Calibri" w:hAnsi="Calibri"/>
                <w:sz w:val="19"/>
                <w:szCs w:val="19"/>
              </w:rPr>
            </w:pPr>
            <w:r>
              <w:rPr>
                <w:rFonts w:ascii="Calibri" w:cs="Calibri" w:eastAsia="Calibri" w:hAnsi="Calibri"/>
                <w:sz w:val="19"/>
                <w:szCs w:val="19"/>
                <w:rtl w:val="0"/>
              </w:rPr>
              <w:t xml:space="preserve">Size of the test changes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D7">
            <w:pPr>
              <w:spacing w:line="240" w:lineRule="auto"/>
              <w:rPr>
                <w:rFonts w:ascii="Calibri" w:cs="Calibri" w:eastAsia="Calibri" w:hAnsi="Calibri"/>
                <w:b w:val="1"/>
                <w:bCs w:val="1"/>
                <w:sz w:val="19"/>
                <w:szCs w:val="19"/>
              </w:rPr>
            </w:pPr>
            <w:r>
              <w:rPr>
                <w:rFonts w:ascii="Calibri" w:cs="Calibri" w:eastAsia="Calibri" w:hAnsi="Calibri"/>
                <w:b w:val="1"/>
                <w:bCs w:val="1"/>
                <w:sz w:val="19"/>
                <w:szCs w:val="19"/>
                <w:rtl w:val="0"/>
              </w:rPr>
              <w:t xml:space="preserve">test_lines_deleted</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D8">
            <w:pPr>
              <w:spacing w:line="240" w:lineRule="auto"/>
              <w:rPr>
                <w:rFonts w:ascii="Calibri" w:cs="Calibri" w:eastAsia="Calibri" w:hAnsi="Calibri"/>
                <w:sz w:val="19"/>
                <w:szCs w:val="19"/>
              </w:rPr>
            </w:pPr>
            <w:r>
              <w:rPr>
                <w:rFonts w:ascii="Calibri" w:cs="Calibri" w:eastAsia="Calibri" w:hAnsi="Calibri"/>
                <w:sz w:val="19"/>
                <w:szCs w:val="19"/>
                <w:rtl w:val="0"/>
              </w:rPr>
              <w:t xml:space="preserve">Lines deleted in test files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D9">
            <w:pPr>
              <w:spacing w:line="240" w:lineRule="auto"/>
              <w:rPr>
                <w:rFonts w:ascii="Calibri" w:cs="Calibri" w:eastAsia="Calibri" w:hAnsi="Calibri"/>
                <w:sz w:val="19"/>
                <w:szCs w:val="19"/>
              </w:rPr>
            </w:pPr>
            <w:r>
              <w:rPr>
                <w:rFonts w:ascii="Calibri" w:cs="Calibri" w:eastAsia="Calibri" w:hAnsi="Calibri"/>
                <w:sz w:val="19"/>
                <w:szCs w:val="19"/>
                <w:rtl w:val="0"/>
              </w:rPr>
              <w:t xml:space="preserve">Size of the test changes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DA">
            <w:pPr>
              <w:spacing w:line="240" w:lineRule="auto"/>
              <w:rPr>
                <w:rFonts w:ascii="Calibri" w:cs="Calibri" w:eastAsia="Calibri" w:hAnsi="Calibri"/>
                <w:b w:val="1"/>
                <w:bCs w:val="1"/>
                <w:sz w:val="19"/>
                <w:szCs w:val="19"/>
              </w:rPr>
            </w:pPr>
            <w:r>
              <w:rPr>
                <w:rFonts w:ascii="Calibri" w:cs="Calibri" w:eastAsia="Calibri" w:hAnsi="Calibri"/>
                <w:b w:val="1"/>
                <w:bCs w:val="1"/>
                <w:sz w:val="19"/>
                <w:szCs w:val="19"/>
                <w:rtl w:val="0"/>
              </w:rPr>
              <w:t xml:space="preserve">wrote_new_test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DB">
            <w:pPr>
              <w:spacing w:line="240" w:lineRule="auto"/>
              <w:rPr>
                <w:rFonts w:ascii="Calibri" w:cs="Calibri" w:eastAsia="Calibri" w:hAnsi="Calibri"/>
                <w:sz w:val="19"/>
                <w:szCs w:val="19"/>
              </w:rPr>
            </w:pPr>
            <w:r>
              <w:rPr>
                <w:rFonts w:ascii="Calibri" w:cs="Calibri" w:eastAsia="Calibri" w:hAnsi="Calibri"/>
                <w:sz w:val="19"/>
                <w:szCs w:val="19"/>
                <w:rtl w:val="0"/>
              </w:rPr>
              <w:t xml:space="preserve">The final patch adds at least one new test method</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DC">
            <w:pPr>
              <w:spacing w:line="240" w:lineRule="auto"/>
              <w:rPr>
                <w:rFonts w:ascii="Calibri" w:cs="Calibri" w:eastAsia="Calibri" w:hAnsi="Calibri"/>
                <w:sz w:val="19"/>
                <w:szCs w:val="19"/>
              </w:rPr>
            </w:pPr>
            <w:r>
              <w:rPr>
                <w:rFonts w:ascii="Calibri" w:cs="Calibri" w:eastAsia="Calibri" w:hAnsi="Calibri"/>
                <w:sz w:val="19"/>
                <w:szCs w:val="19"/>
                <w:rtl w:val="0"/>
              </w:rPr>
              <w:t xml:space="preserve">Modeled (logistic) like the other yes/no metrics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DD">
            <w:pPr>
              <w:spacing w:line="240" w:lineRule="auto"/>
              <w:rPr>
                <w:rFonts w:ascii="Calibri" w:cs="Calibri" w:eastAsia="Calibri" w:hAnsi="Calibri"/>
                <w:b w:val="1"/>
                <w:bCs w:val="1"/>
                <w:sz w:val="19"/>
                <w:szCs w:val="19"/>
              </w:rPr>
            </w:pPr>
            <w:r>
              <w:rPr>
                <w:rFonts w:ascii="Calibri" w:cs="Calibri" w:eastAsia="Calibri" w:hAnsi="Calibri"/>
                <w:b w:val="1"/>
                <w:bCs w:val="1"/>
                <w:sz w:val="19"/>
                <w:szCs w:val="19"/>
                <w:rtl w:val="0"/>
              </w:rPr>
              <w:t xml:space="preserve">ran_tests_after_test_edit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DE">
            <w:pPr>
              <w:spacing w:line="240" w:lineRule="auto"/>
              <w:rPr>
                <w:rFonts w:ascii="Calibri" w:cs="Calibri" w:eastAsia="Calibri" w:hAnsi="Calibri"/>
                <w:sz w:val="19"/>
                <w:szCs w:val="19"/>
              </w:rPr>
            </w:pPr>
            <w:r>
              <w:rPr>
                <w:rFonts w:ascii="Calibri" w:cs="Calibri" w:eastAsia="Calibri" w:hAnsi="Calibri"/>
                <w:sz w:val="19"/>
                <w:szCs w:val="19"/>
                <w:rtl w:val="0"/>
              </w:rPr>
              <w:t xml:space="preserve">The agent ran a test command after its first test-file edit (NA if no test file changed)</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DF">
            <w:pPr>
              <w:spacing w:line="240" w:lineRule="auto"/>
              <w:rPr>
                <w:rFonts w:ascii="Calibri" w:cs="Calibri" w:eastAsia="Calibri" w:hAnsi="Calibri"/>
                <w:sz w:val="19"/>
                <w:szCs w:val="19"/>
              </w:rPr>
            </w:pPr>
            <w:r>
              <w:rPr>
                <w:rFonts w:ascii="Calibri" w:cs="Calibri" w:eastAsia="Calibri" w:hAnsi="Calibri"/>
                <w:sz w:val="19"/>
                <w:szCs w:val="19"/>
                <w:rtl w:val="0"/>
              </w:rPr>
              <w:t xml:space="preserve">Whether the tests the agent wrote were actually run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E0">
            <w:pPr>
              <w:spacing w:line="240" w:lineRule="auto"/>
              <w:rPr>
                <w:rFonts w:ascii="Calibri" w:cs="Calibri" w:eastAsia="Calibri" w:hAnsi="Calibri"/>
              </w:rPr>
            </w:pPr>
            <w:r>
              <w:rPr>
                <w:rFonts w:ascii="Calibri" w:cs="Calibri" w:eastAsia="Calibri" w:hAnsi="Calibri"/>
                <w:b w:val="1"/>
                <w:bCs w:val="1"/>
                <w:sz w:val="19"/>
                <w:szCs w:val="19"/>
                <w:rtl w:val="0"/>
              </w:rPr>
              <w:t xml:space="preserve">out_of_scope_edits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E1">
            <w:pPr>
              <w:spacing w:line="240" w:lineRule="auto"/>
              <w:rPr>
                <w:rFonts w:ascii="Calibri" w:cs="Calibri" w:eastAsia="Calibri" w:hAnsi="Calibri"/>
              </w:rPr>
            </w:pPr>
            <w:r>
              <w:rPr>
                <w:rFonts w:ascii="Calibri" w:cs="Calibri" w:eastAsia="Calibri" w:hAnsi="Calibri"/>
                <w:sz w:val="19"/>
                <w:szCs w:val="19"/>
                <w:rtl w:val="0"/>
              </w:rPr>
              <w:t xml:space="preserve">Build, config, or other non-source files changed in the final patch (tests excluded)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E2">
            <w:pPr>
              <w:spacing w:line="240" w:lineRule="auto"/>
              <w:rPr>
                <w:rFonts w:ascii="Calibri" w:cs="Calibri" w:eastAsia="Calibri" w:hAnsi="Calibri"/>
              </w:rPr>
            </w:pPr>
            <w:r>
              <w:rPr>
                <w:rFonts w:ascii="Calibri" w:cs="Calibri" w:eastAsia="Calibri" w:hAnsi="Calibri"/>
                <w:sz w:val="19"/>
                <w:szCs w:val="19"/>
                <w:rtl w:val="0"/>
              </w:rPr>
              <w:t xml:space="preserve">Patch quality</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E3">
            <w:pPr>
              <w:spacing w:line="240" w:lineRule="auto"/>
              <w:rPr>
                <w:rFonts w:ascii="Calibri" w:cs="Calibri" w:eastAsia="Calibri" w:hAnsi="Calibri"/>
              </w:rPr>
            </w:pPr>
            <w:r>
              <w:rPr>
                <w:rFonts w:ascii="Calibri" w:cs="Calibri" w:eastAsia="Calibri" w:hAnsi="Calibri"/>
                <w:b w:val="1"/>
                <w:bCs w:val="1"/>
                <w:sz w:val="19"/>
                <w:szCs w:val="19"/>
                <w:rtl w:val="0"/>
              </w:rPr>
              <w:t xml:space="preserve">build_count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E4">
            <w:pPr>
              <w:spacing w:line="240" w:lineRule="auto"/>
              <w:rPr>
                <w:rFonts w:ascii="Calibri" w:cs="Calibri" w:eastAsia="Calibri" w:hAnsi="Calibri"/>
              </w:rPr>
            </w:pPr>
            <w:r>
              <w:rPr>
                <w:rFonts w:ascii="Calibri" w:cs="Calibri" w:eastAsia="Calibri" w:hAnsi="Calibri"/>
                <w:sz w:val="19"/>
                <w:szCs w:val="19"/>
                <w:rtl w:val="0"/>
              </w:rPr>
              <w:t xml:space="preserve">Build commands (e.g., assembleDebug)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E5">
            <w:pPr>
              <w:spacing w:line="240" w:lineRule="auto"/>
              <w:rPr>
                <w:rFonts w:ascii="Calibri" w:cs="Calibri" w:eastAsia="Calibri" w:hAnsi="Calibri"/>
              </w:rPr>
            </w:pPr>
            <w:r>
              <w:rPr>
                <w:rFonts w:ascii="Calibri" w:cs="Calibri" w:eastAsia="Calibri" w:hAnsi="Calibri"/>
                <w:sz w:val="19"/>
                <w:szCs w:val="19"/>
                <w:rtl w:val="0"/>
              </w:rPr>
              <w:t xml:space="preserve">Separates building from testing</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E6">
            <w:pPr>
              <w:spacing w:line="240" w:lineRule="auto"/>
              <w:rPr>
                <w:rFonts w:ascii="Calibri" w:cs="Calibri" w:eastAsia="Calibri" w:hAnsi="Calibri"/>
              </w:rPr>
            </w:pPr>
            <w:r>
              <w:rPr>
                <w:rFonts w:ascii="Calibri" w:cs="Calibri" w:eastAsia="Calibri" w:hAnsi="Calibri"/>
                <w:b w:val="1"/>
                <w:bCs w:val="1"/>
                <w:sz w:val="19"/>
                <w:szCs w:val="19"/>
                <w:rtl w:val="0"/>
              </w:rPr>
              <w:t xml:space="preserve">test_count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E7">
            <w:pPr>
              <w:spacing w:line="240" w:lineRule="auto"/>
              <w:rPr>
                <w:rFonts w:ascii="Calibri" w:cs="Calibri" w:eastAsia="Calibri" w:hAnsi="Calibri"/>
              </w:rPr>
            </w:pPr>
            <w:r>
              <w:rPr>
                <w:rFonts w:ascii="Calibri" w:cs="Calibri" w:eastAsia="Calibri" w:hAnsi="Calibri"/>
                <w:sz w:val="19"/>
                <w:szCs w:val="19"/>
                <w:rtl w:val="0"/>
              </w:rPr>
              <w:t xml:space="preserve">Test commands (e.g., testDebugUnitTest)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E8">
            <w:pPr>
              <w:spacing w:line="240" w:lineRule="auto"/>
              <w:rPr>
                <w:rFonts w:ascii="Calibri" w:cs="Calibri" w:eastAsia="Calibri" w:hAnsi="Calibri"/>
              </w:rPr>
            </w:pPr>
            <w:r>
              <w:rPr>
                <w:rFonts w:ascii="Calibri" w:cs="Calibri" w:eastAsia="Calibri" w:hAnsi="Calibri"/>
                <w:sz w:val="19"/>
                <w:szCs w:val="19"/>
                <w:rtl w:val="0"/>
              </w:rPr>
              <w:t xml:space="preserve">Separates testing from building</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E9">
            <w:pPr>
              <w:spacing w:line="240" w:lineRule="auto"/>
              <w:rPr>
                <w:rFonts w:ascii="Calibri" w:cs="Calibri" w:eastAsia="Calibri" w:hAnsi="Calibri"/>
              </w:rPr>
            </w:pPr>
            <w:r>
              <w:rPr>
                <w:rFonts w:ascii="Calibri" w:cs="Calibri" w:eastAsia="Calibri" w:hAnsi="Calibri"/>
                <w:b w:val="1"/>
                <w:bCs w:val="1"/>
                <w:sz w:val="19"/>
                <w:szCs w:val="19"/>
                <w:rtl w:val="0"/>
              </w:rPr>
              <w:t xml:space="preserve">build_succeeded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EA">
            <w:pPr>
              <w:spacing w:line="240" w:lineRule="auto"/>
              <w:rPr>
                <w:rFonts w:ascii="Calibri" w:cs="Calibri" w:eastAsia="Calibri" w:hAnsi="Calibri"/>
              </w:rPr>
            </w:pPr>
            <w:r>
              <w:rPr>
                <w:rFonts w:ascii="Calibri" w:cs="Calibri" w:eastAsia="Calibri" w:hAnsi="Calibri"/>
                <w:sz w:val="19"/>
                <w:szCs w:val="19"/>
                <w:rtl w:val="0"/>
              </w:rPr>
              <w:t xml:space="preserve">Whether any build finished successfully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EB">
            <w:pPr>
              <w:spacing w:line="240" w:lineRule="auto"/>
              <w:rPr>
                <w:rFonts w:ascii="Calibri" w:cs="Calibri" w:eastAsia="Calibri" w:hAnsi="Calibri"/>
              </w:rPr>
            </w:pPr>
            <w:r>
              <w:rPr>
                <w:rFonts w:ascii="Calibri" w:cs="Calibri" w:eastAsia="Calibri" w:hAnsi="Calibri"/>
                <w:sz w:val="19"/>
                <w:szCs w:val="19"/>
                <w:rtl w:val="0"/>
              </w:rPr>
              <w:t xml:space="preserve">Verification</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EC">
            <w:pPr>
              <w:spacing w:line="240" w:lineRule="auto"/>
              <w:rPr>
                <w:rFonts w:ascii="Calibri" w:cs="Calibri" w:eastAsia="Calibri" w:hAnsi="Calibri"/>
              </w:rPr>
            </w:pPr>
            <w:r>
              <w:rPr>
                <w:rFonts w:ascii="Calibri" w:cs="Calibri" w:eastAsia="Calibri" w:hAnsi="Calibri"/>
                <w:b w:val="1"/>
                <w:bCs w:val="1"/>
                <w:sz w:val="19"/>
                <w:szCs w:val="19"/>
                <w:rtl w:val="0"/>
              </w:rPr>
              <w:t xml:space="preserve">tests_passed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ED">
            <w:pPr>
              <w:spacing w:line="240" w:lineRule="auto"/>
              <w:rPr>
                <w:rFonts w:ascii="Calibri" w:cs="Calibri" w:eastAsia="Calibri" w:hAnsi="Calibri"/>
              </w:rPr>
            </w:pPr>
            <w:r>
              <w:rPr>
                <w:rFonts w:ascii="Calibri" w:cs="Calibri" w:eastAsia="Calibri" w:hAnsi="Calibri"/>
                <w:sz w:val="19"/>
                <w:szCs w:val="19"/>
                <w:rtl w:val="0"/>
              </w:rPr>
              <w:t xml:space="preserve">Whether the last test run passed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EE">
            <w:pPr>
              <w:spacing w:line="240" w:lineRule="auto"/>
              <w:rPr>
                <w:rFonts w:ascii="Calibri" w:cs="Calibri" w:eastAsia="Calibri" w:hAnsi="Calibri"/>
              </w:rPr>
            </w:pPr>
            <w:r>
              <w:rPr>
                <w:rFonts w:ascii="Calibri" w:cs="Calibri" w:eastAsia="Calibri" w:hAnsi="Calibri"/>
                <w:sz w:val="19"/>
                <w:szCs w:val="19"/>
                <w:rtl w:val="0"/>
              </w:rPr>
              <w:t xml:space="preserve">Verification</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EF">
            <w:pPr>
              <w:spacing w:line="240" w:lineRule="auto"/>
              <w:rPr>
                <w:rFonts w:ascii="Calibri" w:cs="Calibri" w:eastAsia="Calibri" w:hAnsi="Calibri"/>
              </w:rPr>
            </w:pPr>
            <w:r>
              <w:rPr>
                <w:rFonts w:ascii="Calibri" w:cs="Calibri" w:eastAsia="Calibri" w:hAnsi="Calibri"/>
                <w:b w:val="1"/>
                <w:bCs w:val="1"/>
                <w:sz w:val="19"/>
                <w:szCs w:val="19"/>
                <w:rtl w:val="0"/>
              </w:rPr>
              <w:t xml:space="preserve">env_failure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F0">
            <w:pPr>
              <w:spacing w:line="240" w:lineRule="auto"/>
              <w:rPr>
                <w:rFonts w:ascii="Calibri" w:cs="Calibri" w:eastAsia="Calibri" w:hAnsi="Calibri"/>
              </w:rPr>
            </w:pPr>
            <w:r>
              <w:rPr>
                <w:rFonts w:ascii="Calibri" w:cs="Calibri" w:eastAsia="Calibri" w:hAnsi="Calibri"/>
                <w:sz w:val="19"/>
                <w:szCs w:val="19"/>
                <w:rtl w:val="0"/>
              </w:rPr>
              <w:t xml:space="preserve">Whether a build failed for environment reasons (e.g., Gradle version, network)</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F1">
            <w:pPr>
              <w:spacing w:line="240" w:lineRule="auto"/>
              <w:rPr>
                <w:rFonts w:ascii="Calibri" w:cs="Calibri" w:eastAsia="Calibri" w:hAnsi="Calibri"/>
              </w:rPr>
            </w:pPr>
            <w:r>
              <w:rPr>
                <w:rFonts w:ascii="Calibri" w:cs="Calibri" w:eastAsia="Calibri" w:hAnsi="Calibri"/>
                <w:sz w:val="19"/>
                <w:szCs w:val="19"/>
                <w:rtl w:val="0"/>
              </w:rPr>
              <w:t xml:space="preserve">Separates harness problems from agent problems</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F2">
            <w:pPr>
              <w:spacing w:line="240" w:lineRule="auto"/>
              <w:rPr>
                <w:rFonts w:ascii="Calibri" w:cs="Calibri" w:eastAsia="Calibri" w:hAnsi="Calibri"/>
              </w:rPr>
            </w:pPr>
            <w:r>
              <w:rPr>
                <w:rFonts w:ascii="Calibri" w:cs="Calibri" w:eastAsia="Calibri" w:hAnsi="Calibri"/>
                <w:b w:val="1"/>
                <w:bCs w:val="1"/>
                <w:sz w:val="19"/>
                <w:szCs w:val="19"/>
                <w:rtl w:val="0"/>
              </w:rPr>
              <w:t xml:space="preserve">env_blocked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F3">
            <w:pPr>
              <w:spacing w:line="240" w:lineRule="auto"/>
              <w:rPr>
                <w:rFonts w:ascii="Calibri" w:cs="Calibri" w:eastAsia="Calibri" w:hAnsi="Calibri"/>
              </w:rPr>
            </w:pPr>
            <w:r>
              <w:rPr>
                <w:rFonts w:ascii="Calibri" w:cs="Calibri" w:eastAsia="Calibri" w:hAnsi="Calibri"/>
                <w:sz w:val="19"/>
                <w:szCs w:val="19"/>
                <w:rtl w:val="0"/>
              </w:rPr>
              <w:t xml:space="preserve">env_failure and no build ever succeeded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F4">
            <w:pPr>
              <w:spacing w:line="240" w:lineRule="auto"/>
              <w:rPr>
                <w:rFonts w:ascii="Calibri" w:cs="Calibri" w:eastAsia="Calibri" w:hAnsi="Calibri"/>
              </w:rPr>
            </w:pPr>
            <w:r>
              <w:rPr>
                <w:rFonts w:ascii="Calibri" w:cs="Calibri" w:eastAsia="Calibri" w:hAnsi="Calibri"/>
                <w:sz w:val="19"/>
                <w:szCs w:val="19"/>
                <w:rtl w:val="0"/>
              </w:rPr>
              <w:t xml:space="preserve">env_failure fires on 78% of Codex runs, often before a successful build; env_blocked marks the runs the environment actually blocked (used for failure labels and the sensitivity analysis)</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F5">
            <w:pPr>
              <w:spacing w:line="240" w:lineRule="auto"/>
              <w:rPr>
                <w:rFonts w:ascii="Calibri" w:cs="Calibri" w:eastAsia="Calibri" w:hAnsi="Calibri"/>
              </w:rPr>
            </w:pPr>
            <w:r>
              <w:rPr>
                <w:rFonts w:ascii="Calibri" w:cs="Calibri" w:eastAsia="Calibri" w:hAnsi="Calibri"/>
                <w:b w:val="1"/>
                <w:bCs w:val="1"/>
                <w:sz w:val="19"/>
                <w:szCs w:val="19"/>
                <w:rtl w:val="0"/>
              </w:rPr>
              <w:t xml:space="preserve">tool_errors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F6">
            <w:pPr>
              <w:spacing w:line="240" w:lineRule="auto"/>
              <w:rPr>
                <w:rFonts w:ascii="Calibri" w:cs="Calibri" w:eastAsia="Calibri" w:hAnsi="Calibri"/>
              </w:rPr>
            </w:pPr>
            <w:r>
              <w:rPr>
                <w:rFonts w:ascii="Calibri" w:cs="Calibri" w:eastAsia="Calibri" w:hAnsi="Calibri"/>
                <w:sz w:val="19"/>
                <w:szCs w:val="19"/>
                <w:rtl w:val="0"/>
              </w:rPr>
              <w:t xml:space="preserve">Tool calls that returned an error, a non-zero exit code, or truncated output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F7">
            <w:pPr>
              <w:spacing w:line="240" w:lineRule="auto"/>
              <w:rPr>
                <w:rFonts w:ascii="Calibri" w:cs="Calibri" w:eastAsia="Calibri" w:hAnsi="Calibri"/>
              </w:rPr>
            </w:pPr>
            <w:r>
              <w:rPr>
                <w:rFonts w:ascii="Calibri" w:cs="Calibri" w:eastAsia="Calibri" w:hAnsi="Calibri"/>
                <w:sz w:val="19"/>
                <w:szCs w:val="19"/>
                <w:rtl w:val="0"/>
              </w:rPr>
              <w:t xml:space="preserve">Friction during the run</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F8">
            <w:pPr>
              <w:spacing w:line="240" w:lineRule="auto"/>
              <w:rPr>
                <w:rFonts w:ascii="Calibri" w:cs="Calibri" w:eastAsia="Calibri" w:hAnsi="Calibri"/>
              </w:rPr>
            </w:pPr>
            <w:r>
              <w:rPr>
                <w:rFonts w:ascii="Calibri" w:cs="Calibri" w:eastAsia="Calibri" w:hAnsi="Calibri"/>
                <w:b w:val="1"/>
                <w:bCs w:val="1"/>
                <w:sz w:val="19"/>
                <w:szCs w:val="19"/>
                <w:rtl w:val="0"/>
              </w:rPr>
              <w:t xml:space="preserve">git_history_access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F9">
            <w:pPr>
              <w:spacing w:line="240" w:lineRule="auto"/>
              <w:rPr>
                <w:rFonts w:ascii="Calibri" w:cs="Calibri" w:eastAsia="Calibri" w:hAnsi="Calibri"/>
              </w:rPr>
            </w:pPr>
            <w:r>
              <w:rPr>
                <w:rFonts w:ascii="Calibri" w:cs="Calibri" w:eastAsia="Calibri" w:hAnsi="Calibri"/>
                <w:sz w:val="19"/>
                <w:szCs w:val="19"/>
                <w:rtl w:val="0"/>
              </w:rPr>
              <w:t xml:space="preserve">Whether the agent ran git log, git show, or similar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FA">
            <w:pPr>
              <w:spacing w:line="240" w:lineRule="auto"/>
              <w:rPr>
                <w:rFonts w:ascii="Calibri" w:cs="Calibri" w:eastAsia="Calibri" w:hAnsi="Calibri"/>
              </w:rPr>
            </w:pPr>
            <w:r>
              <w:rPr>
                <w:rFonts w:ascii="Calibri" w:cs="Calibri" w:eastAsia="Calibri" w:hAnsi="Calibri"/>
                <w:sz w:val="19"/>
                <w:szCs w:val="19"/>
                <w:rtl w:val="0"/>
              </w:rPr>
              <w:t xml:space="preserve">Possible answer leak</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FB">
            <w:pPr>
              <w:spacing w:line="240" w:lineRule="auto"/>
              <w:rPr>
                <w:rFonts w:ascii="Calibri" w:cs="Calibri" w:eastAsia="Calibri" w:hAnsi="Calibri"/>
              </w:rPr>
            </w:pPr>
            <w:r>
              <w:rPr>
                <w:rFonts w:ascii="Calibri" w:cs="Calibri" w:eastAsia="Calibri" w:hAnsi="Calibri"/>
                <w:b w:val="1"/>
                <w:bCs w:val="1"/>
                <w:sz w:val="19"/>
                <w:szCs w:val="19"/>
                <w:rtl w:val="0"/>
              </w:rPr>
              <w:t xml:space="preserve">git_history_commits_seen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FC">
            <w:pPr>
              <w:spacing w:line="240" w:lineRule="auto"/>
              <w:rPr>
                <w:rFonts w:ascii="Calibri" w:cs="Calibri" w:eastAsia="Calibri" w:hAnsi="Calibri"/>
              </w:rPr>
            </w:pPr>
            <w:r>
              <w:rPr>
                <w:rFonts w:ascii="Calibri" w:cs="Calibri" w:eastAsia="Calibri" w:hAnsi="Calibri"/>
                <w:sz w:val="19"/>
                <w:szCs w:val="19"/>
                <w:rtl w:val="0"/>
              </w:rPr>
              <w:t xml:space="preserve">A git history command showed commits other than the harness stub commit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FD">
            <w:pPr>
              <w:spacing w:line="240" w:lineRule="auto"/>
              <w:rPr>
                <w:rFonts w:ascii="Calibri" w:cs="Calibri" w:eastAsia="Calibri" w:hAnsi="Calibri"/>
              </w:rPr>
            </w:pPr>
            <w:r>
              <w:rPr>
                <w:rFonts w:ascii="Calibri" w:cs="Calibri" w:eastAsia="Calibri" w:hAnsi="Calibri"/>
                <w:sz w:val="19"/>
                <w:szCs w:val="19"/>
                <w:rtl w:val="0"/>
              </w:rPr>
              <w:t xml:space="preserve">git_history_access alone fires on 99% of Codex runs (empty stub repository) and 66% of Claude runs (harness repository) without exposing the app history</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FE">
            <w:pPr>
              <w:spacing w:line="240" w:lineRule="auto"/>
              <w:rPr>
                <w:rFonts w:ascii="Calibri" w:cs="Calibri" w:eastAsia="Calibri" w:hAnsi="Calibri"/>
              </w:rPr>
            </w:pPr>
            <w:r>
              <w:rPr>
                <w:rFonts w:ascii="Calibri" w:cs="Calibri" w:eastAsia="Calibri" w:hAnsi="Calibri"/>
                <w:b w:val="1"/>
                <w:bCs w:val="1"/>
                <w:sz w:val="19"/>
                <w:szCs w:val="19"/>
                <w:rtl w:val="0"/>
              </w:rPr>
              <w:t xml:space="preserve">git_history_content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0FF">
            <w:pPr>
              <w:spacing w:line="240" w:lineRule="auto"/>
              <w:rPr>
                <w:rFonts w:ascii="Calibri" w:cs="Calibri" w:eastAsia="Calibri" w:hAnsi="Calibri"/>
              </w:rPr>
            </w:pPr>
            <w:r>
              <w:rPr>
                <w:rFonts w:ascii="Calibri" w:cs="Calibri" w:eastAsia="Calibri" w:hAnsi="Calibri"/>
                <w:sz w:val="19"/>
                <w:szCs w:val="19"/>
                <w:rtl w:val="0"/>
              </w:rPr>
              <w:t xml:space="preserve">A git command read file contents or patches from real (non-stub) history (e.g., git show rev:path, git log -p)</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00">
            <w:pPr>
              <w:spacing w:line="240" w:lineRule="auto"/>
              <w:rPr>
                <w:rFonts w:ascii="Calibri" w:cs="Calibri" w:eastAsia="Calibri" w:hAnsi="Calibri"/>
              </w:rPr>
            </w:pPr>
            <w:r>
              <w:rPr>
                <w:rFonts w:ascii="Calibri" w:cs="Calibri" w:eastAsia="Calibri" w:hAnsi="Calibri"/>
                <w:sz w:val="19"/>
                <w:szCs w:val="19"/>
                <w:rtl w:val="0"/>
              </w:rPr>
              <w:t xml:space="preserve">The case that could actually leak a fix</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01">
            <w:pPr>
              <w:spacing w:line="240" w:lineRule="auto"/>
              <w:rPr>
                <w:rFonts w:ascii="Calibri" w:cs="Calibri" w:eastAsia="Calibri" w:hAnsi="Calibri"/>
              </w:rPr>
            </w:pPr>
            <w:r>
              <w:rPr>
                <w:rFonts w:ascii="Calibri" w:cs="Calibri" w:eastAsia="Calibri" w:hAnsi="Calibri"/>
                <w:b w:val="1"/>
                <w:bCs w:val="1"/>
                <w:sz w:val="19"/>
                <w:szCs w:val="19"/>
                <w:rtl w:val="0"/>
              </w:rPr>
              <w:t xml:space="preserve">out_of_workspace_access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02">
            <w:pPr>
              <w:spacing w:line="240" w:lineRule="auto"/>
              <w:rPr>
                <w:rFonts w:ascii="Calibri" w:cs="Calibri" w:eastAsia="Calibri" w:hAnsi="Calibri"/>
              </w:rPr>
            </w:pPr>
            <w:r>
              <w:rPr>
                <w:rFonts w:ascii="Calibri" w:cs="Calibri" w:eastAsia="Calibri" w:hAnsi="Calibri"/>
                <w:sz w:val="19"/>
                <w:szCs w:val="19"/>
                <w:rtl w:val="0"/>
              </w:rPr>
              <w:t xml:space="preserve">Whether the agent read files outside its project folder, including its own log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03">
            <w:pPr>
              <w:spacing w:line="240" w:lineRule="auto"/>
              <w:rPr>
                <w:rFonts w:ascii="Calibri" w:cs="Calibri" w:eastAsia="Calibri" w:hAnsi="Calibri"/>
              </w:rPr>
            </w:pPr>
            <w:r>
              <w:rPr>
                <w:rFonts w:ascii="Calibri" w:cs="Calibri" w:eastAsia="Calibri" w:hAnsi="Calibri"/>
                <w:sz w:val="19"/>
                <w:szCs w:val="19"/>
                <w:rtl w:val="0"/>
              </w:rPr>
              <w:t xml:space="preserve">Possible leak or confusion</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04">
            <w:pPr>
              <w:spacing w:line="240" w:lineRule="auto"/>
              <w:rPr>
                <w:rFonts w:ascii="Calibri" w:cs="Calibri" w:eastAsia="Calibri" w:hAnsi="Calibri"/>
              </w:rPr>
            </w:pPr>
            <w:r>
              <w:rPr>
                <w:rFonts w:ascii="Calibri" w:cs="Calibri" w:eastAsia="Calibri" w:hAnsi="Calibri"/>
                <w:b w:val="1"/>
                <w:bCs w:val="1"/>
                <w:sz w:val="19"/>
                <w:szCs w:val="19"/>
                <w:rtl w:val="0"/>
              </w:rPr>
              <w:t xml:space="preserve">own_log_read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05">
            <w:pPr>
              <w:spacing w:line="240" w:lineRule="auto"/>
              <w:rPr>
                <w:rFonts w:ascii="Calibri" w:cs="Calibri" w:eastAsia="Calibri" w:hAnsi="Calibri"/>
              </w:rPr>
            </w:pPr>
            <w:r>
              <w:rPr>
                <w:rFonts w:ascii="Calibri" w:cs="Calibri" w:eastAsia="Calibri" w:hAnsi="Calibri"/>
                <w:sz w:val="19"/>
                <w:szCs w:val="19"/>
                <w:rtl w:val="0"/>
              </w:rPr>
              <w:t xml:space="preserve">The agent read its own log file, which sits in the project folder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06">
            <w:pPr>
              <w:spacing w:line="240" w:lineRule="auto"/>
              <w:rPr>
                <w:rFonts w:ascii="Calibri" w:cs="Calibri" w:eastAsia="Calibri" w:hAnsi="Calibri"/>
              </w:rPr>
            </w:pPr>
            <w:r>
              <w:rPr>
                <w:rFonts w:ascii="Calibri" w:cs="Calibri" w:eastAsia="Calibri" w:hAnsi="Calibri"/>
                <w:sz w:val="19"/>
                <w:szCs w:val="19"/>
                <w:rtl w:val="0"/>
              </w:rPr>
              <w:t xml:space="preserve">Claude did this in 45% of runs; the log cannot reveal the fix, so it is not a leak flag</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07">
            <w:pPr>
              <w:spacing w:line="240" w:lineRule="auto"/>
              <w:rPr>
                <w:rFonts w:ascii="Calibri" w:cs="Calibri" w:eastAsia="Calibri" w:hAnsi="Calibri"/>
              </w:rPr>
            </w:pPr>
            <w:r>
              <w:rPr>
                <w:rFonts w:ascii="Calibri" w:cs="Calibri" w:eastAsia="Calibri" w:hAnsi="Calibri"/>
                <w:b w:val="1"/>
                <w:bCs w:val="1"/>
                <w:sz w:val="19"/>
                <w:szCs w:val="19"/>
                <w:rtl w:val="0"/>
              </w:rPr>
              <w:t xml:space="preserve">out_of_workspace_search</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08">
            <w:pPr>
              <w:spacing w:line="240" w:lineRule="auto"/>
              <w:rPr>
                <w:rFonts w:ascii="Calibri" w:cs="Calibri" w:eastAsia="Calibri" w:hAnsi="Calibri"/>
              </w:rPr>
            </w:pPr>
            <w:r>
              <w:rPr>
                <w:rFonts w:ascii="Calibri" w:cs="Calibri" w:eastAsia="Calibri" w:hAnsi="Calibri"/>
                <w:sz w:val="19"/>
                <w:szCs w:val="19"/>
                <w:rtl w:val="0"/>
              </w:rPr>
              <w:t xml:space="preserve">The agent searched outside its project folder (e.g., find ..)</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09">
            <w:pPr>
              <w:spacing w:line="240" w:lineRule="auto"/>
              <w:rPr>
                <w:rFonts w:ascii="Calibri" w:cs="Calibri" w:eastAsia="Calibri" w:hAnsi="Calibri"/>
              </w:rPr>
            </w:pPr>
            <w:r>
              <w:rPr>
                <w:rFonts w:ascii="Calibri" w:cs="Calibri" w:eastAsia="Calibri" w:hAnsi="Calibri"/>
                <w:sz w:val="19"/>
                <w:szCs w:val="19"/>
                <w:rtl w:val="0"/>
              </w:rPr>
              <w:t xml:space="preserve">Kept apart from reads</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0A">
            <w:pPr>
              <w:spacing w:line="240" w:lineRule="auto"/>
              <w:rPr>
                <w:rFonts w:ascii="Calibri" w:cs="Calibri" w:eastAsia="Calibri" w:hAnsi="Calibri"/>
              </w:rPr>
            </w:pPr>
            <w:r>
              <w:rPr>
                <w:rFonts w:ascii="Calibri" w:cs="Calibri" w:eastAsia="Calibri" w:hAnsi="Calibri"/>
                <w:b w:val="1"/>
                <w:bCs w:val="1"/>
                <w:sz w:val="19"/>
                <w:szCs w:val="19"/>
                <w:rtl w:val="0"/>
              </w:rPr>
              <w:t xml:space="preserve">leak_risk</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0B">
            <w:pPr>
              <w:spacing w:line="240" w:lineRule="auto"/>
              <w:rPr>
                <w:rFonts w:ascii="Calibri" w:cs="Calibri" w:eastAsia="Calibri" w:hAnsi="Calibri"/>
              </w:rPr>
            </w:pPr>
            <w:r>
              <w:rPr>
                <w:rFonts w:ascii="Calibri" w:cs="Calibri" w:eastAsia="Calibri" w:hAnsi="Calibri"/>
                <w:sz w:val="19"/>
                <w:szCs w:val="19"/>
                <w:rtl w:val="0"/>
              </w:rPr>
              <w:t xml:space="preserve">git_history_content, or a read outside the project folder (own log excluded)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0C">
            <w:pPr>
              <w:spacing w:line="240" w:lineRule="auto"/>
              <w:rPr>
                <w:rFonts w:ascii="Calibri" w:cs="Calibri" w:eastAsia="Calibri" w:hAnsi="Calibri"/>
              </w:rPr>
            </w:pPr>
            <w:r>
              <w:rPr>
                <w:rFonts w:ascii="Calibri" w:cs="Calibri" w:eastAsia="Calibri" w:hAnsi="Calibri"/>
                <w:sz w:val="19"/>
                <w:szCs w:val="19"/>
                <w:rtl w:val="0"/>
              </w:rPr>
              <w:t xml:space="preserve">Possible answer leak</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0D">
            <w:pPr>
              <w:spacing w:line="240" w:lineRule="auto"/>
              <w:rPr>
                <w:rFonts w:ascii="Calibri" w:cs="Calibri" w:eastAsia="Calibri" w:hAnsi="Calibri"/>
              </w:rPr>
            </w:pPr>
            <w:r>
              <w:rPr>
                <w:rFonts w:ascii="Calibri" w:cs="Calibri" w:eastAsia="Calibri" w:hAnsi="Calibri"/>
                <w:b w:val="1"/>
                <w:bCs w:val="1"/>
                <w:sz w:val="19"/>
                <w:szCs w:val="19"/>
                <w:rtl w:val="0"/>
              </w:rPr>
              <w:t xml:space="preserve">flagged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0E">
            <w:pPr>
              <w:spacing w:line="240" w:lineRule="auto"/>
              <w:rPr>
                <w:rFonts w:ascii="Calibri" w:cs="Calibri" w:eastAsia="Calibri" w:hAnsi="Calibri"/>
              </w:rPr>
            </w:pPr>
            <w:r>
              <w:rPr>
                <w:rFonts w:ascii="Calibri" w:cs="Calibri" w:eastAsia="Calibri" w:hAnsi="Calibri"/>
                <w:sz w:val="19"/>
                <w:szCs w:val="19"/>
                <w:rtl w:val="0"/>
              </w:rPr>
              <w:t xml:space="preserve">env_blocked or leak_risk</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0F">
            <w:pPr>
              <w:spacing w:line="240" w:lineRule="auto"/>
              <w:rPr>
                <w:rFonts w:ascii="Calibri" w:cs="Calibri" w:eastAsia="Calibri" w:hAnsi="Calibri"/>
              </w:rPr>
            </w:pPr>
            <w:r>
              <w:rPr>
                <w:rFonts w:ascii="Calibri" w:cs="Calibri" w:eastAsia="Calibri" w:hAnsi="Calibri"/>
                <w:sz w:val="19"/>
                <w:szCs w:val="19"/>
                <w:rtl w:val="0"/>
              </w:rPr>
              <w:t xml:space="preserve">Runs excluded in the sensitivity analysis</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10">
            <w:pPr>
              <w:spacing w:line="240" w:lineRule="auto"/>
              <w:rPr>
                <w:rFonts w:ascii="Calibri" w:cs="Calibri" w:eastAsia="Calibri" w:hAnsi="Calibri"/>
              </w:rPr>
            </w:pPr>
            <w:r>
              <w:rPr>
                <w:rFonts w:ascii="Calibri" w:cs="Calibri" w:eastAsia="Calibri" w:hAnsi="Calibri"/>
                <w:b w:val="1"/>
                <w:bCs w:val="1"/>
                <w:sz w:val="19"/>
                <w:szCs w:val="19"/>
                <w:rtl w:val="0"/>
              </w:rPr>
              <w:t xml:space="preserve">hit_limit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11">
            <w:pPr>
              <w:spacing w:line="240" w:lineRule="auto"/>
              <w:rPr>
                <w:rFonts w:ascii="Calibri" w:cs="Calibri" w:eastAsia="Calibri" w:hAnsi="Calibri"/>
              </w:rPr>
            </w:pPr>
            <w:r>
              <w:rPr>
                <w:rFonts w:ascii="Calibri" w:cs="Calibri" w:eastAsia="Calibri" w:hAnsi="Calibri"/>
                <w:sz w:val="19"/>
                <w:szCs w:val="19"/>
                <w:rtl w:val="0"/>
              </w:rPr>
              <w:t xml:space="preserve">Whether the run stopped at a step or time limit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12">
            <w:pPr>
              <w:spacing w:line="240" w:lineRule="auto"/>
              <w:rPr>
                <w:rFonts w:ascii="Calibri" w:cs="Calibri" w:eastAsia="Calibri" w:hAnsi="Calibri"/>
              </w:rPr>
            </w:pPr>
            <w:r>
              <w:rPr>
                <w:rFonts w:ascii="Calibri" w:cs="Calibri" w:eastAsia="Calibri" w:hAnsi="Calibri"/>
                <w:sz w:val="19"/>
                <w:szCs w:val="19"/>
                <w:rtl w:val="0"/>
              </w:rPr>
              <w:t xml:space="preserve">Explains incomplete runs</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13">
            <w:pPr>
              <w:spacing w:line="240" w:lineRule="auto"/>
              <w:rPr>
                <w:rFonts w:ascii="Calibri" w:cs="Calibri" w:eastAsia="Calibri" w:hAnsi="Calibri"/>
              </w:rPr>
            </w:pPr>
            <w:r>
              <w:rPr>
                <w:rFonts w:ascii="Calibri" w:cs="Calibri" w:eastAsia="Calibri" w:hAnsi="Calibri"/>
                <w:b w:val="1"/>
                <w:bCs w:val="1"/>
                <w:sz w:val="19"/>
                <w:szCs w:val="19"/>
                <w:rtl w:val="0"/>
              </w:rPr>
              <w:t xml:space="preserve">shell_edit_count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14">
            <w:pPr>
              <w:spacing w:line="240" w:lineRule="auto"/>
              <w:rPr>
                <w:rFonts w:ascii="Calibri" w:cs="Calibri" w:eastAsia="Calibri" w:hAnsi="Calibri"/>
              </w:rPr>
            </w:pPr>
            <w:r>
              <w:rPr>
                <w:rFonts w:ascii="Calibri" w:cs="Calibri" w:eastAsia="Calibri" w:hAnsi="Calibri"/>
                <w:sz w:val="19"/>
                <w:szCs w:val="19"/>
                <w:rtl w:val="0"/>
              </w:rPr>
              <w:t xml:space="preserve">Edits through plain shell commands (sed -i, perl -i, patch, git checkout/restore/stash, redirection into a source file)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15">
            <w:pPr>
              <w:spacing w:line="240" w:lineRule="auto"/>
              <w:rPr>
                <w:rFonts w:ascii="Calibri" w:cs="Calibri" w:eastAsia="Calibri" w:hAnsi="Calibri"/>
              </w:rPr>
            </w:pPr>
            <w:r>
              <w:rPr>
                <w:rFonts w:ascii="Calibri" w:cs="Calibri" w:eastAsia="Calibri" w:hAnsi="Calibri"/>
                <w:sz w:val="19"/>
                <w:szCs w:val="19"/>
                <w:rtl w:val="0"/>
              </w:rPr>
              <w:t xml:space="preserve">These edits cannot be replayed, so the rebuilt patch may be incomplete</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16">
            <w:pPr>
              <w:spacing w:line="240" w:lineRule="auto"/>
              <w:rPr>
                <w:rFonts w:ascii="Calibri" w:cs="Calibri" w:eastAsia="Calibri" w:hAnsi="Calibri"/>
              </w:rPr>
            </w:pPr>
            <w:r>
              <w:rPr>
                <w:rFonts w:ascii="Calibri" w:cs="Calibri" w:eastAsia="Calibri" w:hAnsi="Calibri"/>
                <w:b w:val="1"/>
                <w:bCs w:val="1"/>
                <w:sz w:val="19"/>
                <w:szCs w:val="19"/>
                <w:rtl w:val="0"/>
              </w:rPr>
              <w:t xml:space="preserve">patch_complete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17">
            <w:pPr>
              <w:spacing w:line="240" w:lineRule="auto"/>
              <w:rPr>
                <w:rFonts w:ascii="Calibri" w:cs="Calibri" w:eastAsia="Calibri" w:hAnsi="Calibri"/>
              </w:rPr>
            </w:pPr>
            <w:r>
              <w:rPr>
                <w:rFonts w:ascii="Calibri" w:cs="Calibri" w:eastAsia="Calibri" w:hAnsi="Calibri"/>
                <w:sz w:val="19"/>
                <w:szCs w:val="19"/>
                <w:rtl w:val="0"/>
              </w:rPr>
              <w:t xml:space="preserve">Whether every edit of the run could be replayed on the clean buggy copy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18">
            <w:pPr>
              <w:spacing w:line="240" w:lineRule="auto"/>
              <w:rPr>
                <w:rFonts w:ascii="Calibri" w:cs="Calibri" w:eastAsia="Calibri" w:hAnsi="Calibri"/>
              </w:rPr>
            </w:pPr>
            <w:r>
              <w:rPr>
                <w:rFonts w:ascii="Calibri" w:cs="Calibri" w:eastAsia="Calibri" w:hAnsi="Calibri"/>
                <w:sz w:val="19"/>
                <w:szCs w:val="19"/>
                <w:rtl w:val="0"/>
              </w:rPr>
              <w:t xml:space="preserve">Data quality of the rebuilt patch</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19">
            <w:pPr>
              <w:spacing w:line="240" w:lineRule="auto"/>
              <w:rPr>
                <w:rFonts w:ascii="Calibri" w:cs="Calibri" w:eastAsia="Calibri" w:hAnsi="Calibri"/>
              </w:rPr>
            </w:pPr>
            <w:r>
              <w:rPr>
                <w:rFonts w:ascii="Calibri" w:cs="Calibri" w:eastAsia="Calibri" w:hAnsi="Calibri"/>
                <w:b w:val="1"/>
                <w:bCs w:val="1"/>
                <w:sz w:val="19"/>
                <w:szCs w:val="19"/>
                <w:rtl w:val="0"/>
              </w:rPr>
              <w:t xml:space="preserve">gt_valid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1A">
            <w:pPr>
              <w:spacing w:line="240" w:lineRule="auto"/>
              <w:rPr>
                <w:rFonts w:ascii="Calibri" w:cs="Calibri" w:eastAsia="Calibri" w:hAnsi="Calibri"/>
              </w:rPr>
            </w:pPr>
            <w:r>
              <w:rPr>
                <w:rFonts w:ascii="Calibri" w:cs="Calibri" w:eastAsia="Calibri" w:hAnsi="Calibri"/>
                <w:sz w:val="19"/>
                <w:szCs w:val="19"/>
                <w:rtl w:val="0"/>
              </w:rPr>
              <w:t xml:space="preserve">Whether all of the bug's developer-fix files exist in the buggy code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1B">
            <w:pPr>
              <w:spacing w:line="240" w:lineRule="auto"/>
              <w:rPr>
                <w:rFonts w:ascii="Calibri" w:cs="Calibri" w:eastAsia="Calibri" w:hAnsi="Calibri"/>
              </w:rPr>
            </w:pPr>
            <w:r>
              <w:rPr>
                <w:rFonts w:ascii="Calibri" w:cs="Calibri" w:eastAsia="Calibri" w:hAnsi="Calibri"/>
                <w:sz w:val="19"/>
                <w:szCs w:val="19"/>
                <w:rtl w:val="0"/>
              </w:rPr>
              <w:t xml:space="preserve">Localization metrics are computed only when the ground truth is valid</w:t>
            </w:r>
            <w:r>
              <w:rPr>
                <w:rtl w:val="0"/>
              </w:rPr>
            </w:r>
          </w:p>
        </w:tc>
      </w:tr>
    </w:tbl>
    <w:p w:rsidR="00000000" w:rsidDel="00000000" w:rsidP="00000000" w:rsidRDefault="00000000" w:rsidRPr="00000000" w14:paraId="0000011C">
      <w:pPr>
        <w:pStyle w:val="Heading2"/>
        <w:keepNext w:val="0"/>
        <w:keepLines w:val="0"/>
        <w:spacing w:before="240" w:line="240" w:lineRule="auto"/>
        <w:rPr>
          <w:rFonts w:ascii="Calibri" w:cs="Calibri" w:eastAsia="Calibri" w:hAnsi="Calibri"/>
          <w:color w:val="2e74b5"/>
          <w:sz w:val="26"/>
          <w:szCs w:val="26"/>
        </w:rPr>
      </w:pPr>
      <w:r>
        <w:rPr>
          <w:rFonts w:ascii="Calibri" w:cs="Calibri" w:eastAsia="Calibri" w:hAnsi="Calibri"/>
          <w:color w:val="2e74b5"/>
          <w:sz w:val="26"/>
          <w:szCs w:val="26"/>
          <w:rtl w:val="0"/>
        </w:rPr>
        <w:t xml:space="preserve">Action Classification</w:t>
      </w:r>
    </w:p>
    <w:p w:rsidR="00000000" w:rsidDel="00000000" w:rsidP="00000000" w:rsidRDefault="00000000" w:rsidRPr="00000000" w14:paraId="0000011D">
      <w:pPr>
        <w:spacing w:after="120" w:line="240" w:lineRule="auto"/>
        <w:rPr>
          <w:rFonts w:ascii="Calibri" w:cs="Calibri" w:eastAsia="Calibri" w:hAnsi="Calibri"/>
        </w:rPr>
      </w:pPr>
      <w:r>
        <w:rPr>
          <w:rFonts w:ascii="Calibri" w:cs="Calibri" w:eastAsia="Calibri" w:hAnsi="Calibri"/>
          <w:rtl w:val="0"/>
        </w:rPr>
        <w:t xml:space="preserve">Every action is assigned to one category using rules. Chained shell commands (joined by &amp;&amp;, ;, or newlines) are split first and each part is classified. Polls (empty write_stdin calls and tools that wait for background work) are dropped from all counts. Edits made through plain shell commands are classified as shell_edit: they count as repair actions but cannot be replayed.</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900"/>
        <w:gridCol w:w="3660"/>
        <w:tblGridChange w:id="0">
          <w:tblGrid>
            <w:gridCol w:w="1800"/>
            <w:gridCol w:w="3900"/>
            <w:gridCol w:w="3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7eef7" w:val="clear"/>
            <w:tcMar>
              <w:top w:w="50.0" w:type="dxa"/>
              <w:left w:w="80.0" w:type="dxa"/>
              <w:bottom w:w="50.0" w:type="dxa"/>
              <w:right w:w="80.0" w:type="dxa"/>
            </w:tcMar>
          </w:tcPr>
          <w:p w:rsidR="00000000" w:rsidDel="00000000" w:rsidP="00000000" w:rsidRDefault="00000000" w:rsidRPr="00000000" w14:paraId="0000011E">
            <w:pPr>
              <w:spacing w:line="240" w:lineRule="auto"/>
              <w:rPr>
                <w:rFonts w:ascii="Calibri" w:cs="Calibri" w:eastAsia="Calibri" w:hAnsi="Calibri"/>
              </w:rPr>
            </w:pPr>
            <w:r>
              <w:rPr>
                <w:rFonts w:ascii="Calibri" w:cs="Calibri" w:eastAsia="Calibri" w:hAnsi="Calibri"/>
                <w:b w:val="1"/>
                <w:bCs w:val="1"/>
                <w:sz w:val="19"/>
                <w:szCs w:val="19"/>
                <w:rtl w:val="0"/>
              </w:rPr>
              <w:t xml:space="preserve">Category</w:t>
            </w:r>
            <w:r>
              <w:rPr>
                <w:rtl w:val="0"/>
              </w:rPr>
            </w:r>
          </w:p>
        </w:tc>
        <w:tc>
          <w:tcPr>
            <w:tcBorders>
              <w:top w:color="bfbfbf" w:space="0" w:sz="4" w:val="single"/>
              <w:left w:color="bfbfbf" w:space="0" w:sz="4" w:val="single"/>
              <w:bottom w:color="bfbfbf" w:space="0" w:sz="4" w:val="single"/>
              <w:right w:color="bfbfbf" w:space="0" w:sz="4" w:val="single"/>
            </w:tcBorders>
            <w:shd w:fill="e7eef7" w:val="clear"/>
            <w:tcMar>
              <w:top w:w="50.0" w:type="dxa"/>
              <w:left w:w="80.0" w:type="dxa"/>
              <w:bottom w:w="50.0" w:type="dxa"/>
              <w:right w:w="80.0" w:type="dxa"/>
            </w:tcMar>
          </w:tcPr>
          <w:p w:rsidR="00000000" w:rsidDel="00000000" w:rsidP="00000000" w:rsidRDefault="00000000" w:rsidRPr="00000000" w14:paraId="0000011F">
            <w:pPr>
              <w:spacing w:line="240" w:lineRule="auto"/>
              <w:rPr>
                <w:rFonts w:ascii="Calibri" w:cs="Calibri" w:eastAsia="Calibri" w:hAnsi="Calibri"/>
              </w:rPr>
            </w:pPr>
            <w:r>
              <w:rPr>
                <w:rFonts w:ascii="Calibri" w:cs="Calibri" w:eastAsia="Calibri" w:hAnsi="Calibri"/>
                <w:b w:val="1"/>
                <w:bCs w:val="1"/>
                <w:sz w:val="19"/>
                <w:szCs w:val="19"/>
                <w:rtl w:val="0"/>
              </w:rPr>
              <w:t xml:space="preserve">Shell commands</w:t>
            </w:r>
            <w:r>
              <w:rPr>
                <w:rtl w:val="0"/>
              </w:rPr>
            </w:r>
          </w:p>
        </w:tc>
        <w:tc>
          <w:tcPr>
            <w:tcBorders>
              <w:top w:color="bfbfbf" w:space="0" w:sz="4" w:val="single"/>
              <w:left w:color="bfbfbf" w:space="0" w:sz="4" w:val="single"/>
              <w:bottom w:color="bfbfbf" w:space="0" w:sz="4" w:val="single"/>
              <w:right w:color="bfbfbf" w:space="0" w:sz="4" w:val="single"/>
            </w:tcBorders>
            <w:shd w:fill="e7eef7" w:val="clear"/>
            <w:tcMar>
              <w:top w:w="50.0" w:type="dxa"/>
              <w:left w:w="80.0" w:type="dxa"/>
              <w:bottom w:w="50.0" w:type="dxa"/>
              <w:right w:w="80.0" w:type="dxa"/>
            </w:tcMar>
          </w:tcPr>
          <w:p w:rsidR="00000000" w:rsidDel="00000000" w:rsidP="00000000" w:rsidRDefault="00000000" w:rsidRPr="00000000" w14:paraId="00000120">
            <w:pPr>
              <w:spacing w:line="240" w:lineRule="auto"/>
              <w:rPr>
                <w:rFonts w:ascii="Calibri" w:cs="Calibri" w:eastAsia="Calibri" w:hAnsi="Calibri"/>
              </w:rPr>
            </w:pPr>
            <w:r>
              <w:rPr>
                <w:rFonts w:ascii="Calibri" w:cs="Calibri" w:eastAsia="Calibri" w:hAnsi="Calibri"/>
                <w:b w:val="1"/>
                <w:bCs w:val="1"/>
                <w:sz w:val="19"/>
                <w:szCs w:val="19"/>
                <w:rtl w:val="0"/>
              </w:rPr>
              <w:t xml:space="preserve">Native tools</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1">
            <w:pPr>
              <w:spacing w:line="240" w:lineRule="auto"/>
              <w:rPr>
                <w:rFonts w:ascii="Calibri" w:cs="Calibri" w:eastAsia="Calibri" w:hAnsi="Calibri"/>
              </w:rPr>
            </w:pPr>
            <w:r>
              <w:rPr>
                <w:rFonts w:ascii="Calibri" w:cs="Calibri" w:eastAsia="Calibri" w:hAnsi="Calibri"/>
                <w:sz w:val="19"/>
                <w:szCs w:val="19"/>
                <w:rtl w:val="0"/>
              </w:rPr>
              <w:t xml:space="preserve">search</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2">
            <w:pPr>
              <w:spacing w:line="240" w:lineRule="auto"/>
              <w:rPr>
                <w:rFonts w:ascii="Calibri" w:cs="Calibri" w:eastAsia="Calibri" w:hAnsi="Calibri"/>
              </w:rPr>
            </w:pPr>
            <w:r>
              <w:rPr>
                <w:rFonts w:ascii="Calibri" w:cs="Calibri" w:eastAsia="Calibri" w:hAnsi="Calibri"/>
                <w:sz w:val="19"/>
                <w:szCs w:val="19"/>
                <w:rtl w:val="0"/>
              </w:rPr>
              <w:t xml:space="preserve">rg, grep, find, fd, ack, ls -R, git grep</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3">
            <w:pPr>
              <w:spacing w:line="240" w:lineRule="auto"/>
              <w:rPr>
                <w:rFonts w:ascii="Calibri" w:cs="Calibri" w:eastAsia="Calibri" w:hAnsi="Calibri"/>
              </w:rPr>
            </w:pPr>
            <w:r>
              <w:rPr>
                <w:rFonts w:ascii="Calibri" w:cs="Calibri" w:eastAsia="Calibri" w:hAnsi="Calibri"/>
                <w:sz w:val="19"/>
                <w:szCs w:val="19"/>
                <w:rtl w:val="0"/>
              </w:rPr>
              <w:t xml:space="preserve">Grep, Glob (Claude); grep_search, glob (Qwen)</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4">
            <w:pPr>
              <w:spacing w:line="240" w:lineRule="auto"/>
              <w:rPr>
                <w:rFonts w:ascii="Calibri" w:cs="Calibri" w:eastAsia="Calibri" w:hAnsi="Calibri"/>
              </w:rPr>
            </w:pPr>
            <w:r>
              <w:rPr>
                <w:rFonts w:ascii="Calibri" w:cs="Calibri" w:eastAsia="Calibri" w:hAnsi="Calibri"/>
                <w:sz w:val="19"/>
                <w:szCs w:val="19"/>
                <w:rtl w:val="0"/>
              </w:rPr>
              <w:t xml:space="preserve">read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5">
            <w:pPr>
              <w:spacing w:line="240" w:lineRule="auto"/>
              <w:rPr>
                <w:rFonts w:ascii="Calibri" w:cs="Calibri" w:eastAsia="Calibri" w:hAnsi="Calibri"/>
              </w:rPr>
            </w:pPr>
            <w:r>
              <w:rPr>
                <w:rFonts w:ascii="Calibri" w:cs="Calibri" w:eastAsia="Calibri" w:hAnsi="Calibri"/>
                <w:sz w:val="19"/>
                <w:szCs w:val="19"/>
                <w:rtl w:val="0"/>
              </w:rPr>
              <w:t xml:space="preserve">cat, sed -n, nl, head, tail, less, awk</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6">
            <w:pPr>
              <w:spacing w:line="240" w:lineRule="auto"/>
              <w:rPr>
                <w:rFonts w:ascii="Calibri" w:cs="Calibri" w:eastAsia="Calibri" w:hAnsi="Calibri"/>
              </w:rPr>
            </w:pPr>
            <w:r>
              <w:rPr>
                <w:rFonts w:ascii="Calibri" w:cs="Calibri" w:eastAsia="Calibri" w:hAnsi="Calibri"/>
                <w:sz w:val="19"/>
                <w:szCs w:val="19"/>
                <w:rtl w:val="0"/>
              </w:rPr>
              <w:t xml:space="preserve">Read (Claude), read_file (Qwen)</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7">
            <w:pPr>
              <w:spacing w:line="240" w:lineRule="auto"/>
              <w:rPr>
                <w:rFonts w:ascii="Calibri" w:cs="Calibri" w:eastAsia="Calibri" w:hAnsi="Calibri"/>
              </w:rPr>
            </w:pPr>
            <w:r>
              <w:rPr>
                <w:rFonts w:ascii="Calibri" w:cs="Calibri" w:eastAsia="Calibri" w:hAnsi="Calibri"/>
                <w:sz w:val="19"/>
                <w:szCs w:val="19"/>
                <w:rtl w:val="0"/>
              </w:rPr>
              <w:t xml:space="preserve">edit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8">
            <w:pPr>
              <w:spacing w:line="240" w:lineRule="auto"/>
              <w:rPr>
                <w:rFonts w:ascii="Calibri" w:cs="Calibri" w:eastAsia="Calibri" w:hAnsi="Calibri"/>
              </w:rPr>
            </w:pPr>
            <w:r>
              <w:rPr>
                <w:rFonts w:ascii="Calibri" w:cs="Calibri" w:eastAsia="Calibri" w:hAnsi="Calibri"/>
                <w:sz w:val="19"/>
                <w:szCs w:val="19"/>
                <w:rtl w:val="0"/>
              </w:rPr>
              <w:t xml:space="preserve">apply_patch</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9">
            <w:pPr>
              <w:spacing w:line="240" w:lineRule="auto"/>
              <w:rPr>
                <w:rFonts w:ascii="Calibri" w:cs="Calibri" w:eastAsia="Calibri" w:hAnsi="Calibri"/>
              </w:rPr>
            </w:pPr>
            <w:r>
              <w:rPr>
                <w:rFonts w:ascii="Calibri" w:cs="Calibri" w:eastAsia="Calibri" w:hAnsi="Calibri"/>
                <w:sz w:val="19"/>
                <w:szCs w:val="19"/>
                <w:rtl w:val="0"/>
              </w:rPr>
              <w:t xml:space="preserve">Edit, MultiEdit, Write (Claude); edit, write_file (Qwen)</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A">
            <w:pPr>
              <w:spacing w:line="240" w:lineRule="auto"/>
              <w:rPr>
                <w:rFonts w:ascii="Calibri" w:cs="Calibri" w:eastAsia="Calibri" w:hAnsi="Calibri"/>
              </w:rPr>
            </w:pPr>
            <w:r>
              <w:rPr>
                <w:rFonts w:ascii="Calibri" w:cs="Calibri" w:eastAsia="Calibri" w:hAnsi="Calibri"/>
                <w:sz w:val="19"/>
                <w:szCs w:val="19"/>
                <w:rtl w:val="0"/>
              </w:rPr>
              <w:t xml:space="preserve">shell_edit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B">
            <w:pPr>
              <w:spacing w:line="240" w:lineRule="auto"/>
              <w:rPr>
                <w:rFonts w:ascii="Calibri" w:cs="Calibri" w:eastAsia="Calibri" w:hAnsi="Calibri"/>
              </w:rPr>
            </w:pPr>
            <w:r>
              <w:rPr>
                <w:rFonts w:ascii="Calibri" w:cs="Calibri" w:eastAsia="Calibri" w:hAnsi="Calibri"/>
                <w:sz w:val="19"/>
                <w:szCs w:val="19"/>
                <w:rtl w:val="0"/>
              </w:rPr>
              <w:t xml:space="preserve">sed -i, perl -i, patch, git checkout/restore/stash, redirection into a source file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C">
            <w:pPr>
              <w:spacing w:line="240" w:lineRule="auto"/>
              <w:rPr>
                <w:rFonts w:ascii="Calibri" w:cs="Calibri" w:eastAsia="Calibri" w:hAnsi="Calibri"/>
              </w:rPr>
            </w:pPr>
            <w:r>
              <w:rPr>
                <w:rFonts w:ascii="Calibri" w:cs="Calibri" w:eastAsia="Calibri" w:hAnsi="Calibri"/>
                <w:sz w:val="19"/>
                <w:szCs w:val="19"/>
                <w:rtl w:val="0"/>
              </w:rPr>
              <w:t xml:space="preserve">-</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D">
            <w:pPr>
              <w:spacing w:line="240" w:lineRule="auto"/>
              <w:rPr>
                <w:rFonts w:ascii="Calibri" w:cs="Calibri" w:eastAsia="Calibri" w:hAnsi="Calibri"/>
              </w:rPr>
            </w:pPr>
            <w:r>
              <w:rPr>
                <w:rFonts w:ascii="Calibri" w:cs="Calibri" w:eastAsia="Calibri" w:hAnsi="Calibri"/>
                <w:sz w:val="19"/>
                <w:szCs w:val="19"/>
                <w:rtl w:val="0"/>
              </w:rPr>
              <w:t xml:space="preserve">build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E">
            <w:pPr>
              <w:spacing w:line="240" w:lineRule="auto"/>
              <w:rPr>
                <w:rFonts w:ascii="Calibri" w:cs="Calibri" w:eastAsia="Calibri" w:hAnsi="Calibri"/>
              </w:rPr>
            </w:pPr>
            <w:r>
              <w:rPr>
                <w:rFonts w:ascii="Calibri" w:cs="Calibri" w:eastAsia="Calibri" w:hAnsi="Calibri"/>
                <w:sz w:val="19"/>
                <w:szCs w:val="19"/>
                <w:rtl w:val="0"/>
              </w:rPr>
              <w:t xml:space="preserve">./gradlew assembleDebug and other build tasks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F">
            <w:pPr>
              <w:spacing w:line="240" w:lineRule="auto"/>
              <w:rPr>
                <w:rFonts w:ascii="Calibri" w:cs="Calibri" w:eastAsia="Calibri" w:hAnsi="Calibri"/>
              </w:rPr>
            </w:pPr>
            <w:r>
              <w:rPr>
                <w:rFonts w:ascii="Calibri" w:cs="Calibri" w:eastAsia="Calibri" w:hAnsi="Calibri"/>
                <w:sz w:val="19"/>
                <w:szCs w:val="19"/>
                <w:rtl w:val="0"/>
              </w:rPr>
              <w:t xml:space="preserve">-</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30">
            <w:pPr>
              <w:spacing w:line="240" w:lineRule="auto"/>
              <w:rPr>
                <w:rFonts w:ascii="Calibri" w:cs="Calibri" w:eastAsia="Calibri" w:hAnsi="Calibri"/>
              </w:rPr>
            </w:pPr>
            <w:r>
              <w:rPr>
                <w:rFonts w:ascii="Calibri" w:cs="Calibri" w:eastAsia="Calibri" w:hAnsi="Calibri"/>
                <w:sz w:val="19"/>
                <w:szCs w:val="19"/>
                <w:rtl w:val="0"/>
              </w:rPr>
              <w:t xml:space="preserve">test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31">
            <w:pPr>
              <w:spacing w:line="240" w:lineRule="auto"/>
              <w:rPr>
                <w:rFonts w:ascii="Calibri" w:cs="Calibri" w:eastAsia="Calibri" w:hAnsi="Calibri"/>
              </w:rPr>
            </w:pPr>
            <w:r>
              <w:rPr>
                <w:rFonts w:ascii="Calibri" w:cs="Calibri" w:eastAsia="Calibri" w:hAnsi="Calibri"/>
                <w:sz w:val="19"/>
                <w:szCs w:val="19"/>
                <w:rtl w:val="0"/>
              </w:rPr>
              <w:t xml:space="preserve">./gradlew test*, connectedAndroidTest, adb</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32">
            <w:pPr>
              <w:spacing w:line="240" w:lineRule="auto"/>
              <w:rPr>
                <w:rFonts w:ascii="Calibri" w:cs="Calibri" w:eastAsia="Calibri" w:hAnsi="Calibri"/>
              </w:rPr>
            </w:pPr>
            <w:r>
              <w:rPr>
                <w:rFonts w:ascii="Calibri" w:cs="Calibri" w:eastAsia="Calibri" w:hAnsi="Calibri"/>
                <w:sz w:val="19"/>
                <w:szCs w:val="19"/>
                <w:rtl w:val="0"/>
              </w:rPr>
              <w:t xml:space="preserve">-</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33">
            <w:pPr>
              <w:spacing w:line="240" w:lineRule="auto"/>
              <w:rPr>
                <w:rFonts w:ascii="Calibri" w:cs="Calibri" w:eastAsia="Calibri" w:hAnsi="Calibri"/>
              </w:rPr>
            </w:pPr>
            <w:r>
              <w:rPr>
                <w:rFonts w:ascii="Calibri" w:cs="Calibri" w:eastAsia="Calibri" w:hAnsi="Calibri"/>
                <w:sz w:val="19"/>
                <w:szCs w:val="19"/>
                <w:rtl w:val="0"/>
              </w:rPr>
              <w:t xml:space="preserve">diff</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34">
            <w:pPr>
              <w:spacing w:line="240" w:lineRule="auto"/>
              <w:rPr>
                <w:rFonts w:ascii="Calibri" w:cs="Calibri" w:eastAsia="Calibri" w:hAnsi="Calibri"/>
              </w:rPr>
            </w:pPr>
            <w:r>
              <w:rPr>
                <w:rFonts w:ascii="Calibri" w:cs="Calibri" w:eastAsia="Calibri" w:hAnsi="Calibri"/>
                <w:sz w:val="19"/>
                <w:szCs w:val="19"/>
                <w:rtl w:val="0"/>
              </w:rPr>
              <w:t xml:space="preserve">git diff, git show</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35">
            <w:pPr>
              <w:spacing w:line="240" w:lineRule="auto"/>
              <w:rPr>
                <w:rFonts w:ascii="Calibri" w:cs="Calibri" w:eastAsia="Calibri" w:hAnsi="Calibri"/>
              </w:rPr>
            </w:pPr>
            <w:r>
              <w:rPr>
                <w:rFonts w:ascii="Calibri" w:cs="Calibri" w:eastAsia="Calibri" w:hAnsi="Calibri"/>
                <w:sz w:val="19"/>
                <w:szCs w:val="19"/>
                <w:rtl w:val="0"/>
              </w:rPr>
              <w:t xml:space="preserve">-</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36">
            <w:pPr>
              <w:spacing w:line="240" w:lineRule="auto"/>
              <w:rPr>
                <w:rFonts w:ascii="Calibri" w:cs="Calibri" w:eastAsia="Calibri" w:hAnsi="Calibri"/>
              </w:rPr>
            </w:pPr>
            <w:r>
              <w:rPr>
                <w:rFonts w:ascii="Calibri" w:cs="Calibri" w:eastAsia="Calibri" w:hAnsi="Calibri"/>
                <w:sz w:val="19"/>
                <w:szCs w:val="19"/>
                <w:rtl w:val="0"/>
              </w:rPr>
              <w:t xml:space="preserve">setup</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37">
            <w:pPr>
              <w:spacing w:line="240" w:lineRule="auto"/>
              <w:rPr>
                <w:rFonts w:ascii="Calibri" w:cs="Calibri" w:eastAsia="Calibri" w:hAnsi="Calibri"/>
              </w:rPr>
            </w:pPr>
            <w:r>
              <w:rPr>
                <w:rFonts w:ascii="Calibri" w:cs="Calibri" w:eastAsia="Calibri" w:hAnsi="Calibri"/>
                <w:sz w:val="19"/>
                <w:szCs w:val="19"/>
                <w:rtl w:val="0"/>
              </w:rPr>
              <w:t xml:space="preserve">pwd, ls, cd, env, git status, git log, git rev-parse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38">
            <w:pPr>
              <w:spacing w:line="240" w:lineRule="auto"/>
              <w:rPr>
                <w:rFonts w:ascii="Calibri" w:cs="Calibri" w:eastAsia="Calibri" w:hAnsi="Calibri"/>
              </w:rPr>
            </w:pPr>
            <w:r>
              <w:rPr>
                <w:rFonts w:ascii="Calibri" w:cs="Calibri" w:eastAsia="Calibri" w:hAnsi="Calibri"/>
                <w:sz w:val="19"/>
                <w:szCs w:val="19"/>
                <w:rtl w:val="0"/>
              </w:rPr>
              <w:t xml:space="preserve">-</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39">
            <w:pPr>
              <w:spacing w:line="240" w:lineRule="auto"/>
              <w:rPr>
                <w:rFonts w:ascii="Calibri" w:cs="Calibri" w:eastAsia="Calibri" w:hAnsi="Calibri"/>
              </w:rPr>
            </w:pPr>
            <w:commentRangeStart w:id="14"/>
            <w:commentRangeStart w:id="15"/>
            <w:r>
              <w:rPr>
                <w:rFonts w:ascii="Calibri" w:cs="Calibri" w:eastAsia="Calibri" w:hAnsi="Calibri"/>
                <w:sz w:val="19"/>
                <w:szCs w:val="19"/>
                <w:rtl w:val="0"/>
              </w:rPr>
              <w:t xml:space="preserve">plan</w:t>
            </w:r>
            <w:commentRangeEnd w:id="14"/>
            <w:r>
              <w:commentReference w:id="14"/>
            </w:r>
            <w:commentRangeEnd w:id="15"/>
            <w:r>
              <w:commentReference w:id="15"/>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3A">
            <w:pPr>
              <w:spacing w:line="240" w:lineRule="auto"/>
              <w:rPr>
                <w:rFonts w:ascii="Calibri" w:cs="Calibri" w:eastAsia="Calibri" w:hAnsi="Calibri"/>
              </w:rPr>
            </w:pPr>
            <w:r>
              <w:rPr>
                <w:rFonts w:ascii="Calibri" w:cs="Calibri" w:eastAsia="Calibri" w:hAnsi="Calibri"/>
                <w:sz w:val="19"/>
                <w:szCs w:val="19"/>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3B">
            <w:pPr>
              <w:spacing w:line="240" w:lineRule="auto"/>
              <w:rPr>
                <w:rFonts w:ascii="Calibri" w:cs="Calibri" w:eastAsia="Calibri" w:hAnsi="Calibri"/>
              </w:rPr>
            </w:pPr>
            <w:r>
              <w:rPr>
                <w:rFonts w:ascii="Calibri" w:cs="Calibri" w:eastAsia="Calibri" w:hAnsi="Calibri"/>
                <w:sz w:val="19"/>
                <w:szCs w:val="19"/>
                <w:rtl w:val="0"/>
              </w:rPr>
              <w:t xml:space="preserve">update_plan (Codex); TodoWrite (Claude)</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3C">
            <w:pPr>
              <w:spacing w:line="240" w:lineRule="auto"/>
              <w:rPr>
                <w:rFonts w:ascii="Calibri" w:cs="Calibri" w:eastAsia="Calibri" w:hAnsi="Calibri"/>
              </w:rPr>
            </w:pPr>
            <w:r>
              <w:rPr>
                <w:rFonts w:ascii="Calibri" w:cs="Calibri" w:eastAsia="Calibri" w:hAnsi="Calibri"/>
                <w:sz w:val="19"/>
                <w:szCs w:val="19"/>
                <w:rtl w:val="0"/>
              </w:rPr>
              <w:t xml:space="preserve">sub-agent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3D">
            <w:pPr>
              <w:spacing w:line="240" w:lineRule="auto"/>
              <w:rPr>
                <w:rFonts w:ascii="Calibri" w:cs="Calibri" w:eastAsia="Calibri" w:hAnsi="Calibri"/>
              </w:rPr>
            </w:pPr>
            <w:r>
              <w:rPr>
                <w:rFonts w:ascii="Calibri" w:cs="Calibri" w:eastAsia="Calibri" w:hAnsi="Calibri"/>
                <w:sz w:val="19"/>
                <w:szCs w:val="19"/>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3E">
            <w:pPr>
              <w:spacing w:line="240" w:lineRule="auto"/>
              <w:rPr>
                <w:rFonts w:ascii="Calibri" w:cs="Calibri" w:eastAsia="Calibri" w:hAnsi="Calibri"/>
              </w:rPr>
            </w:pPr>
            <w:r>
              <w:rPr>
                <w:rFonts w:ascii="Calibri" w:cs="Calibri" w:eastAsia="Calibri" w:hAnsi="Calibri"/>
                <w:sz w:val="19"/>
                <w:szCs w:val="19"/>
                <w:rtl w:val="0"/>
              </w:rPr>
              <w:t xml:space="preserve">agent (Qwen), Agent, Task (Claude)</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3F">
            <w:pPr>
              <w:spacing w:line="240" w:lineRule="auto"/>
              <w:rPr>
                <w:rFonts w:ascii="Calibri" w:cs="Calibri" w:eastAsia="Calibri" w:hAnsi="Calibri"/>
              </w:rPr>
            </w:pPr>
            <w:r>
              <w:rPr>
                <w:rFonts w:ascii="Calibri" w:cs="Calibri" w:eastAsia="Calibri" w:hAnsi="Calibri"/>
                <w:sz w:val="19"/>
                <w:szCs w:val="19"/>
                <w:rtl w:val="0"/>
              </w:rPr>
              <w:t xml:space="preserve">poll (dropped)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40">
            <w:pPr>
              <w:spacing w:line="240" w:lineRule="auto"/>
              <w:rPr>
                <w:rFonts w:ascii="Calibri" w:cs="Calibri" w:eastAsia="Calibri" w:hAnsi="Calibri"/>
              </w:rPr>
            </w:pPr>
            <w:r>
              <w:rPr>
                <w:rFonts w:ascii="Calibri" w:cs="Calibri" w:eastAsia="Calibri" w:hAnsi="Calibri"/>
                <w:sz w:val="19"/>
                <w:szCs w:val="19"/>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41">
            <w:pPr>
              <w:spacing w:line="240" w:lineRule="auto"/>
              <w:rPr>
                <w:rFonts w:ascii="Calibri" w:cs="Calibri" w:eastAsia="Calibri" w:hAnsi="Calibri"/>
              </w:rPr>
            </w:pPr>
            <w:r>
              <w:rPr>
                <w:rFonts w:ascii="Calibri" w:cs="Calibri" w:eastAsia="Calibri" w:hAnsi="Calibri"/>
                <w:sz w:val="19"/>
                <w:szCs w:val="19"/>
                <w:rtl w:val="0"/>
              </w:rPr>
              <w:t xml:space="preserve">empty write_stdin (Codex); TaskOutput, BashOutput (Claude); monitor (Qwen)</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42">
            <w:pPr>
              <w:spacing w:line="240" w:lineRule="auto"/>
              <w:rPr>
                <w:rFonts w:ascii="Calibri" w:cs="Calibri" w:eastAsia="Calibri" w:hAnsi="Calibri"/>
              </w:rPr>
            </w:pPr>
            <w:r>
              <w:rPr>
                <w:rFonts w:ascii="Calibri" w:cs="Calibri" w:eastAsia="Calibri" w:hAnsi="Calibri"/>
                <w:sz w:val="19"/>
                <w:szCs w:val="19"/>
                <w:rtl w:val="0"/>
              </w:rPr>
              <w:t xml:space="preserve">other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43">
            <w:pPr>
              <w:spacing w:line="240" w:lineRule="auto"/>
              <w:rPr>
                <w:rFonts w:ascii="Calibri" w:cs="Calibri" w:eastAsia="Calibri" w:hAnsi="Calibri"/>
              </w:rPr>
            </w:pPr>
            <w:r>
              <w:rPr>
                <w:rFonts w:ascii="Calibri" w:cs="Calibri" w:eastAsia="Calibri" w:hAnsi="Calibri"/>
                <w:sz w:val="19"/>
                <w:szCs w:val="19"/>
                <w:rtl w:val="0"/>
              </w:rPr>
              <w:t xml:space="preserve">echo, printf, and unrecognized commands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44">
            <w:pPr>
              <w:spacing w:line="240" w:lineRule="auto"/>
              <w:rPr>
                <w:rFonts w:ascii="Calibri" w:cs="Calibri" w:eastAsia="Calibri" w:hAnsi="Calibri"/>
              </w:rPr>
            </w:pPr>
            <w:r>
              <w:rPr>
                <w:rFonts w:ascii="Calibri" w:cs="Calibri" w:eastAsia="Calibri" w:hAnsi="Calibri"/>
                <w:sz w:val="19"/>
                <w:szCs w:val="19"/>
                <w:rtl w:val="0"/>
              </w:rPr>
              <w:t xml:space="preserve">WebFetch, ToolSearch, and other tools</w:t>
            </w:r>
            <w:r>
              <w:rPr>
                <w:rtl w:val="0"/>
              </w:rPr>
            </w:r>
          </w:p>
        </w:tc>
      </w:tr>
    </w:tbl>
    <w:p w:rsidR="00000000" w:rsidDel="00000000" w:rsidP="00000000" w:rsidRDefault="00000000" w:rsidRPr="00000000" w14:paraId="0000011C">
      <w:pPr>
        <w:pStyle w:val="Heading2"/>
        <w:keepNext w:val="0"/>
        <w:keepLines w:val="0"/>
        <w:spacing w:before="240" w:line="240" w:lineRule="auto"/>
        <w:rPr>
          <w:rFonts w:ascii="Calibri" w:cs="Calibri" w:eastAsia="Calibri" w:hAnsi="Calibri"/>
          <w:color w:val="2e74b5"/>
          <w:sz w:val="26"/>
          <w:szCs w:val="26"/>
        </w:rPr>
      </w:pPr>
      <w:r>
        <w:rPr>
          <w:rFonts w:ascii="Calibri" w:cs="Calibri" w:eastAsia="Calibri" w:hAnsi="Calibri"/>
          <w:color w:val="2e74b5"/>
          <w:sz w:val="26"/>
          <w:szCs w:val="26"/>
          <w:rtl w:val="0"/>
        </w:rPr>
        <w:t>Phase Assignment</w:t>
      </w:r>
    </w:p>
    <w:p w:rsidR="00000000" w:rsidDel="00000000" w:rsidP="00000000" w:rsidRDefault="00000000" w:rsidRPr="00000000" w14:paraId="0000011D">
      <w:pPr>
        <w:spacing w:after="120" w:line="240" w:lineRule="auto"/>
        <w:rPr>
          <w:rFonts w:ascii="Calibri" w:cs="Calibri" w:eastAsia="Calibri" w:hAnsi="Calibri"/>
        </w:rPr>
      </w:pPr>
      <w:r>
        <w:rPr>
          <w:rFonts w:ascii="Calibri" w:cs="Calibri" w:eastAsia="Calibri" w:hAnsi="Calibri"/>
          <w:rtl w:val="0"/>
        </w:rPr>
        <w:t>After classification, every action is assigned to one of five phases. The phases come from fixed rules, not from manual labeling. The split point is the first edit of the run: the first action classified as edit or shell_edit. Edits count as repair actions wherever they occur. All other actions are assigned by their category and by whether they occur before or after the first edit.</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900"/>
        <w:gridCol w:w="3660"/>
        <w:tblGridChange w:id="0">
          <w:tblGrid>
            <w:gridCol w:w="1800"/>
            <w:gridCol w:w="3900"/>
            <w:gridCol w:w="3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7eef7" w:val="clear"/>
            <w:tcMar>
              <w:top w:w="50.0" w:type="dxa"/>
              <w:left w:w="80.0" w:type="dxa"/>
              <w:bottom w:w="50.0" w:type="dxa"/>
              <w:right w:w="80.0" w:type="dxa"/>
            </w:tcMar>
          </w:tcPr>
          <w:p w:rsidR="00000000" w:rsidDel="00000000" w:rsidP="00000000" w:rsidRDefault="00000000" w:rsidRPr="00000000" w14:paraId="0000011E">
            <w:pPr>
              <w:spacing w:line="240" w:lineRule="auto"/>
              <w:rPr>
                <w:rFonts w:ascii="Calibri" w:cs="Calibri" w:eastAsia="Calibri" w:hAnsi="Calibri"/>
              </w:rPr>
            </w:pPr>
            <w:r>
              <w:rPr>
                <w:rFonts w:ascii="Calibri" w:cs="Calibri" w:eastAsia="Calibri" w:hAnsi="Calibri"/>
                <w:b w:val="1"/>
                <w:bCs w:val="1"/>
                <w:sz w:val="19"/>
                <w:szCs w:val="19"/>
                <w:rtl w:val="0"/>
              </w:rPr>
              <w:t>Phase</w:t>
            </w:r>
          </w:p>
        </w:tc>
        <w:tc>
          <w:tcPr>
            <w:tcBorders>
              <w:top w:color="bfbfbf" w:space="0" w:sz="4" w:val="single"/>
              <w:left w:color="bfbfbf" w:space="0" w:sz="4" w:val="single"/>
              <w:bottom w:color="bfbfbf" w:space="0" w:sz="4" w:val="single"/>
              <w:right w:color="bfbfbf" w:space="0" w:sz="4" w:val="single"/>
            </w:tcBorders>
            <w:shd w:fill="e7eef7" w:val="clear"/>
            <w:tcMar>
              <w:top w:w="50.0" w:type="dxa"/>
              <w:left w:w="80.0" w:type="dxa"/>
              <w:bottom w:w="50.0" w:type="dxa"/>
              <w:right w:w="80.0" w:type="dxa"/>
            </w:tcMar>
          </w:tcPr>
          <w:p w:rsidR="00000000" w:rsidDel="00000000" w:rsidP="00000000" w:rsidRDefault="00000000" w:rsidRPr="00000000" w14:paraId="0000011F">
            <w:pPr>
              <w:spacing w:line="240" w:lineRule="auto"/>
              <w:rPr>
                <w:rFonts w:ascii="Calibri" w:cs="Calibri" w:eastAsia="Calibri" w:hAnsi="Calibri"/>
              </w:rPr>
            </w:pPr>
            <w:r>
              <w:rPr>
                <w:rFonts w:ascii="Calibri" w:cs="Calibri" w:eastAsia="Calibri" w:hAnsi="Calibri"/>
                <w:b w:val="1"/>
                <w:bCs w:val="1"/>
                <w:sz w:val="19"/>
                <w:szCs w:val="19"/>
                <w:rtl w:val="0"/>
              </w:rPr>
              <w:t>Position</w:t>
            </w:r>
          </w:p>
        </w:tc>
        <w:tc>
          <w:tcPr>
            <w:tcBorders>
              <w:top w:color="bfbfbf" w:space="0" w:sz="4" w:val="single"/>
              <w:left w:color="bfbfbf" w:space="0" w:sz="4" w:val="single"/>
              <w:bottom w:color="bfbfbf" w:space="0" w:sz="4" w:val="single"/>
              <w:right w:color="bfbfbf" w:space="0" w:sz="4" w:val="single"/>
            </w:tcBorders>
            <w:shd w:fill="e7eef7" w:val="clear"/>
            <w:tcMar>
              <w:top w:w="50.0" w:type="dxa"/>
              <w:left w:w="80.0" w:type="dxa"/>
              <w:bottom w:w="50.0" w:type="dxa"/>
              <w:right w:w="80.0" w:type="dxa"/>
            </w:tcMar>
          </w:tcPr>
          <w:p w:rsidR="00000000" w:rsidDel="00000000" w:rsidP="00000000" w:rsidRDefault="00000000" w:rsidRPr="00000000" w14:paraId="00000120">
            <w:pPr>
              <w:spacing w:line="240" w:lineRule="auto"/>
              <w:rPr>
                <w:rFonts w:ascii="Calibri" w:cs="Calibri" w:eastAsia="Calibri" w:hAnsi="Calibri"/>
              </w:rPr>
            </w:pPr>
            <w:r>
              <w:rPr>
                <w:rFonts w:ascii="Calibri" w:cs="Calibri" w:eastAsia="Calibri" w:hAnsi="Calibri"/>
                <w:b w:val="1"/>
                <w:bCs w:val="1"/>
                <w:sz w:val="19"/>
                <w:szCs w:val="19"/>
                <w:rtl w:val="0"/>
              </w:rPr>
              <w:t>Categories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1">
            <w:pPr>
              <w:spacing w:line="240" w:lineRule="auto"/>
              <w:rPr>
                <w:rFonts w:ascii="Calibri" w:cs="Calibri" w:eastAsia="Calibri" w:hAnsi="Calibri"/>
              </w:rPr>
            </w:pPr>
            <w:r>
              <w:rPr>
                <w:rFonts w:ascii="Calibri" w:cs="Calibri" w:eastAsia="Calibri" w:hAnsi="Calibri"/>
                <w:sz w:val="19"/>
                <w:szCs w:val="19"/>
                <w:rtl w:val="0"/>
              </w:rPr>
              <w:t>Understanding</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2">
            <w:pPr>
              <w:spacing w:line="240" w:lineRule="auto"/>
              <w:rPr>
                <w:rFonts w:ascii="Calibri" w:cs="Calibri" w:eastAsia="Calibri" w:hAnsi="Calibri"/>
              </w:rPr>
            </w:pPr>
            <w:r>
              <w:rPr>
                <w:rFonts w:ascii="Calibri" w:cs="Calibri" w:eastAsia="Calibri" w:hAnsi="Calibri"/>
                <w:sz w:val="19"/>
                <w:szCs w:val="19"/>
                <w:rtl w:val="0"/>
              </w:rPr>
              <w:t>Before the first edit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3">
            <w:pPr>
              <w:spacing w:line="240" w:lineRule="auto"/>
              <w:rPr>
                <w:rFonts w:ascii="Calibri" w:cs="Calibri" w:eastAsia="Calibri" w:hAnsi="Calibri"/>
              </w:rPr>
            </w:pPr>
            <w:r>
              <w:rPr>
                <w:rFonts w:ascii="Calibri" w:cs="Calibri" w:eastAsia="Calibri" w:hAnsi="Calibri"/>
                <w:sz w:val="19"/>
                <w:szCs w:val="19"/>
                <w:rtl w:val="0"/>
              </w:rPr>
              <w:t>setup, build, test; read when none of the files read is source code (README, build files such as build.gradle or gradle.properties, and other non-code files)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4">
            <w:pPr>
              <w:spacing w:line="240" w:lineRule="auto"/>
              <w:rPr>
                <w:rFonts w:ascii="Calibri" w:cs="Calibri" w:eastAsia="Calibri" w:hAnsi="Calibri"/>
              </w:rPr>
            </w:pPr>
            <w:r>
              <w:rPr>
                <w:rFonts w:ascii="Calibri" w:cs="Calibri" w:eastAsia="Calibri" w:hAnsi="Calibri"/>
                <w:sz w:val="19"/>
                <w:szCs w:val="19"/>
                <w:rtl w:val="0"/>
              </w:rPr>
              <w:t>Localization</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5">
            <w:pPr>
              <w:spacing w:line="240" w:lineRule="auto"/>
              <w:rPr>
                <w:rFonts w:ascii="Calibri" w:cs="Calibri" w:eastAsia="Calibri" w:hAnsi="Calibri"/>
              </w:rPr>
            </w:pPr>
            <w:r>
              <w:rPr>
                <w:rFonts w:ascii="Calibri" w:cs="Calibri" w:eastAsia="Calibri" w:hAnsi="Calibri"/>
                <w:sz w:val="19"/>
                <w:szCs w:val="19"/>
                <w:rtl w:val="0"/>
              </w:rPr>
              <w:t>Before the first edit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6">
            <w:pPr>
              <w:spacing w:line="240" w:lineRule="auto"/>
              <w:rPr>
                <w:rFonts w:ascii="Calibri" w:cs="Calibri" w:eastAsia="Calibri" w:hAnsi="Calibri"/>
              </w:rPr>
            </w:pPr>
            <w:r>
              <w:rPr>
                <w:rFonts w:ascii="Calibri" w:cs="Calibri" w:eastAsia="Calibri" w:hAnsi="Calibri"/>
                <w:sz w:val="19"/>
                <w:szCs w:val="19"/>
                <w:rtl w:val="0"/>
              </w:rPr>
              <w:t>search, diff; read of source or test code (.java, .kt, .xml)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7">
            <w:pPr>
              <w:spacing w:line="240" w:lineRule="auto"/>
              <w:rPr>
                <w:rFonts w:ascii="Calibri" w:cs="Calibri" w:eastAsia="Calibri" w:hAnsi="Calibri"/>
              </w:rPr>
            </w:pPr>
            <w:r>
              <w:rPr>
                <w:rFonts w:ascii="Calibri" w:cs="Calibri" w:eastAsia="Calibri" w:hAnsi="Calibri"/>
                <w:sz w:val="19"/>
                <w:szCs w:val="19"/>
                <w:rtl w:val="0"/>
              </w:rPr>
              <w:t>Repair</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8">
            <w:pPr>
              <w:spacing w:line="240" w:lineRule="auto"/>
              <w:rPr>
                <w:rFonts w:ascii="Calibri" w:cs="Calibri" w:eastAsia="Calibri" w:hAnsi="Calibri"/>
              </w:rPr>
            </w:pPr>
            <w:r>
              <w:rPr>
                <w:rFonts w:ascii="Calibri" w:cs="Calibri" w:eastAsia="Calibri" w:hAnsi="Calibri"/>
                <w:sz w:val="19"/>
                <w:szCs w:val="19"/>
                <w:rtl w:val="0"/>
              </w:rPr>
              <w:t>Anywhere</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9">
            <w:pPr>
              <w:spacing w:line="240" w:lineRule="auto"/>
              <w:rPr>
                <w:rFonts w:ascii="Calibri" w:cs="Calibri" w:eastAsia="Calibri" w:hAnsi="Calibri"/>
              </w:rPr>
            </w:pPr>
            <w:r>
              <w:rPr>
                <w:rFonts w:ascii="Calibri" w:cs="Calibri" w:eastAsia="Calibri" w:hAnsi="Calibri"/>
                <w:sz w:val="19"/>
                <w:szCs w:val="19"/>
                <w:rtl w:val="0"/>
              </w:rPr>
              <w:t>edit, shell_edit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A">
            <w:pPr>
              <w:spacing w:line="240" w:lineRule="auto"/>
              <w:rPr>
                <w:rFonts w:ascii="Calibri" w:cs="Calibri" w:eastAsia="Calibri" w:hAnsi="Calibri"/>
              </w:rPr>
            </w:pPr>
            <w:r>
              <w:rPr>
                <w:rFonts w:ascii="Calibri" w:cs="Calibri" w:eastAsia="Calibri" w:hAnsi="Calibri"/>
                <w:sz w:val="19"/>
                <w:szCs w:val="19"/>
                <w:rtl w:val="0"/>
              </w:rPr>
              <w:t>Validation</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B">
            <w:pPr>
              <w:spacing w:line="240" w:lineRule="auto"/>
              <w:rPr>
                <w:rFonts w:ascii="Calibri" w:cs="Calibri" w:eastAsia="Calibri" w:hAnsi="Calibri"/>
              </w:rPr>
            </w:pPr>
            <w:r>
              <w:rPr>
                <w:rFonts w:ascii="Calibri" w:cs="Calibri" w:eastAsia="Calibri" w:hAnsi="Calibri"/>
                <w:sz w:val="19"/>
                <w:szCs w:val="19"/>
                <w:rtl w:val="0"/>
              </w:rPr>
              <w:t>After the first edit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C">
            <w:pPr>
              <w:spacing w:line="240" w:lineRule="auto"/>
              <w:rPr>
                <w:rFonts w:ascii="Calibri" w:cs="Calibri" w:eastAsia="Calibri" w:hAnsi="Calibri"/>
              </w:rPr>
            </w:pPr>
            <w:r>
              <w:rPr>
                <w:rFonts w:ascii="Calibri" w:cs="Calibri" w:eastAsia="Calibri" w:hAnsi="Calibri"/>
                <w:sz w:val="19"/>
                <w:szCs w:val="19"/>
                <w:rtl w:val="0"/>
              </w:rPr>
              <w:t>build, test, search, read, diff</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D">
            <w:pPr>
              <w:spacing w:line="240" w:lineRule="auto"/>
              <w:rPr>
                <w:rFonts w:ascii="Calibri" w:cs="Calibri" w:eastAsia="Calibri" w:hAnsi="Calibri"/>
              </w:rPr>
            </w:pPr>
            <w:r>
              <w:rPr>
                <w:rFonts w:ascii="Calibri" w:cs="Calibri" w:eastAsia="Calibri" w:hAnsi="Calibri"/>
                <w:sz w:val="19"/>
                <w:szCs w:val="19"/>
                <w:rtl w:val="0"/>
              </w:rPr>
              <w:t>Cleanup</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E">
            <w:pPr>
              <w:spacing w:line="240" w:lineRule="auto"/>
              <w:rPr>
                <w:rFonts w:ascii="Calibri" w:cs="Calibri" w:eastAsia="Calibri" w:hAnsi="Calibri"/>
              </w:rPr>
            </w:pPr>
            <w:r>
              <w:rPr>
                <w:rFonts w:ascii="Calibri" w:cs="Calibri" w:eastAsia="Calibri" w:hAnsi="Calibri"/>
                <w:sz w:val="19"/>
                <w:szCs w:val="19"/>
                <w:rtl w:val="0"/>
              </w:rPr>
              <w:t>After the first edit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2F">
            <w:pPr>
              <w:spacing w:line="240" w:lineRule="auto"/>
              <w:rPr>
                <w:rFonts w:ascii="Calibri" w:cs="Calibri" w:eastAsia="Calibri" w:hAnsi="Calibri"/>
              </w:rPr>
            </w:pPr>
            <w:r>
              <w:rPr>
                <w:rFonts w:ascii="Calibri" w:cs="Calibri" w:eastAsia="Calibri" w:hAnsi="Calibri"/>
                <w:sz w:val="19"/>
                <w:szCs w:val="19"/>
                <w:rtl w:val="0"/>
              </w:rPr>
              <w:t>setup</w:t>
            </w:r>
          </w:p>
        </w:tc>
      </w:tr>
    </w:tbl>
    <w:p w:rsidR="00000000" w:rsidDel="00000000" w:rsidP="00000000" w:rsidRDefault="00000000" w:rsidRPr="00000000" w14:paraId="0000011D">
      <w:pPr>
        <w:spacing w:after="120" w:line="240" w:lineRule="auto"/>
        <w:rPr>
          <w:rFonts w:ascii="Calibri" w:cs="Calibri" w:eastAsia="Calibri" w:hAnsi="Calibri"/>
        </w:rPr>
      </w:pPr>
      <w:r>
        <w:rPr>
          <w:rFonts w:ascii="Calibri" w:cs="Calibri" w:eastAsia="Calibri" w:hAnsi="Calibri"/>
          <w:rtl w:val="0"/>
        </w:rPr>
        <w:t>The split is made once. If an agent searches or reads code again after its first edit, those actions count as validation, not localization. This keeps the definition simple and the same for all agents, but it also means that a run that tries several fixes counts its later exploration as validation. A run without any edit has only understanding and localization actions.</w:t>
      </w:r>
    </w:p>
    <w:p w:rsidR="00000000" w:rsidDel="00000000" w:rsidP="00000000" w:rsidRDefault="00000000" w:rsidRPr="00000000" w14:paraId="0000011D">
      <w:pPr>
        <w:spacing w:after="120" w:line="240" w:lineRule="auto"/>
        <w:rPr>
          <w:rFonts w:ascii="Calibri" w:cs="Calibri" w:eastAsia="Calibri" w:hAnsi="Calibri"/>
        </w:rPr>
      </w:pPr>
      <w:r>
        <w:rPr>
          <w:rFonts w:ascii="Calibri" w:cs="Calibri" w:eastAsia="Calibri" w:hAnsi="Calibri"/>
          <w:rtl w:val="0"/>
        </w:rPr>
        <w:t>Builds and tests before the first edit count as understanding: at that point the agent checks the environment or reproduces the bug rather than validating a fix. A read whose file path cannot be resolved to a project file counts as localization.</w:t>
      </w:r>
    </w:p>
    <w:p w:rsidR="00000000" w:rsidDel="00000000" w:rsidP="00000000" w:rsidRDefault="00000000" w:rsidRPr="00000000" w14:paraId="0000011D">
      <w:pPr>
        <w:spacing w:after="120" w:line="240" w:lineRule="auto"/>
        <w:rPr>
          <w:rFonts w:ascii="Calibri" w:cs="Calibri" w:eastAsia="Calibri" w:hAnsi="Calibri"/>
        </w:rPr>
      </w:pPr>
      <w:r>
        <w:rPr>
          <w:rFonts w:ascii="Calibri" w:cs="Calibri" w:eastAsia="Calibri" w:hAnsi="Calibri"/>
          <w:rtl w:val="0"/>
        </w:rPr>
        <w:t>Some actions belong to no phase: plan, sub-agent, and other actions, and the assistant messages. The five phase counts therefore add up to less than total_actions. Polls are dropped before phases are assigned, as for every other metric.</w:t>
      </w:r>
    </w:p>
    <w:p w:rsidR="00000000" w:rsidDel="00000000" w:rsidP="00000000" w:rsidRDefault="00000000" w:rsidRPr="00000000" w14:paraId="0000011D">
      <w:pPr>
        <w:spacing w:after="120" w:line="240" w:lineRule="auto"/>
        <w:rPr>
          <w:rFonts w:ascii="Calibri" w:cs="Calibri" w:eastAsia="Calibri" w:hAnsi="Calibri"/>
        </w:rPr>
      </w:pPr>
      <w:r>
        <w:rPr>
          <w:rFonts w:ascii="Calibri" w:cs="Calibri" w:eastAsia="Calibri" w:hAnsi="Calibri"/>
          <w:rtl w:val="0"/>
        </w:rPr>
        <w:t>The action table (Step 1) also gives every action a coarser label: pre_edit, repair, or post_edit. The five phase counts are computed per trajectory (understanding_actions, localization_actions, repair_actions, validation_phase_actions, cleanup_actions), summarized in phase_breakdown.csv, and shown as a stacked bar chart per configuration (RQ-T1). The rules are implemented in build_trajectories.py.</w:t>
      </w:r>
    </w:p>
    <w:p w:rsidR="00000000" w:rsidDel="00000000" w:rsidP="00000000" w:rsidRDefault="00000000" w:rsidRPr="00000000" w14:paraId="00000145">
      <w:pPr>
        <w:pStyle w:val="Heading1"/>
        <w:keepNext w:val="0"/>
        <w:keepLines w:val="0"/>
        <w:spacing w:before="240" w:line="240" w:lineRule="auto"/>
        <w:rPr>
          <w:rFonts w:ascii="Calibri" w:cs="Calibri" w:eastAsia="Calibri" w:hAnsi="Calibri"/>
          <w:color w:val="2e74b5"/>
          <w:sz w:val="32"/>
          <w:szCs w:val="32"/>
        </w:rPr>
      </w:pPr>
      <w:r>
        <w:rPr>
          <w:rFonts w:ascii="Calibri" w:cs="Calibri" w:eastAsia="Calibri" w:hAnsi="Calibri"/>
          <w:color w:val="2e74b5"/>
          <w:sz w:val="32"/>
          <w:szCs w:val="32"/>
          <w:rtl w:val="0"/>
        </w:rPr>
        <w:t xml:space="preserve">RQ–Metrics Mapping</w:t>
      </w:r>
    </w:p>
    <w:p w:rsidR="00000000" w:rsidDel="00000000" w:rsidP="00000000" w:rsidRDefault="00000000" w:rsidRPr="00000000" w14:paraId="00000146">
      <w:pPr>
        <w:spacing w:after="120" w:line="240" w:lineRule="auto"/>
        <w:rPr>
          <w:rFonts w:ascii="Calibri" w:cs="Calibri" w:eastAsia="Calibri" w:hAnsi="Calibri"/>
        </w:rPr>
      </w:pPr>
      <w:r>
        <w:rPr>
          <w:rFonts w:ascii="Calibri" w:cs="Calibri" w:eastAsia="Calibri" w:hAnsi="Calibri"/>
          <w:rtl w:val="0"/>
        </w:rPr>
        <w:t xml:space="preserve">Each research question is answered with a small set of metrics and one type of analysis. Primary metrics (marked *) are fixed in advance; the others are exploratory.</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100"/>
        <w:gridCol w:w="2560"/>
        <w:gridCol w:w="2000"/>
        <w:tblGridChange w:id="0">
          <w:tblGrid>
            <w:gridCol w:w="1700"/>
            <w:gridCol w:w="3100"/>
            <w:gridCol w:w="256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7eef7" w:val="clear"/>
            <w:tcMar>
              <w:top w:w="50.0" w:type="dxa"/>
              <w:left w:w="80.0" w:type="dxa"/>
              <w:bottom w:w="50.0" w:type="dxa"/>
              <w:right w:w="80.0" w:type="dxa"/>
            </w:tcMar>
          </w:tcPr>
          <w:p w:rsidR="00000000" w:rsidDel="00000000" w:rsidP="00000000" w:rsidRDefault="00000000" w:rsidRPr="00000000" w14:paraId="00000147">
            <w:pPr>
              <w:spacing w:line="240" w:lineRule="auto"/>
              <w:rPr>
                <w:rFonts w:ascii="Calibri" w:cs="Calibri" w:eastAsia="Calibri" w:hAnsi="Calibri"/>
              </w:rPr>
            </w:pPr>
            <w:r>
              <w:rPr>
                <w:rFonts w:ascii="Calibri" w:cs="Calibri" w:eastAsia="Calibri" w:hAnsi="Calibri"/>
                <w:b w:val="1"/>
                <w:bCs w:val="1"/>
                <w:sz w:val="18"/>
                <w:szCs w:val="18"/>
                <w:rtl w:val="0"/>
              </w:rPr>
              <w:t xml:space="preserve">RQ</w:t>
            </w:r>
            <w:r>
              <w:rPr>
                <w:rtl w:val="0"/>
              </w:rPr>
            </w:r>
          </w:p>
        </w:tc>
        <w:tc>
          <w:tcPr>
            <w:tcBorders>
              <w:top w:color="bfbfbf" w:space="0" w:sz="4" w:val="single"/>
              <w:left w:color="bfbfbf" w:space="0" w:sz="4" w:val="single"/>
              <w:bottom w:color="bfbfbf" w:space="0" w:sz="4" w:val="single"/>
              <w:right w:color="bfbfbf" w:space="0" w:sz="4" w:val="single"/>
            </w:tcBorders>
            <w:shd w:fill="e7eef7" w:val="clear"/>
            <w:tcMar>
              <w:top w:w="50.0" w:type="dxa"/>
              <w:left w:w="80.0" w:type="dxa"/>
              <w:bottom w:w="50.0" w:type="dxa"/>
              <w:right w:w="80.0" w:type="dxa"/>
            </w:tcMar>
          </w:tcPr>
          <w:p w:rsidR="00000000" w:rsidDel="00000000" w:rsidP="00000000" w:rsidRDefault="00000000" w:rsidRPr="00000000" w14:paraId="00000148">
            <w:pPr>
              <w:spacing w:line="240" w:lineRule="auto"/>
              <w:rPr>
                <w:rFonts w:ascii="Calibri" w:cs="Calibri" w:eastAsia="Calibri" w:hAnsi="Calibri"/>
              </w:rPr>
            </w:pPr>
            <w:r>
              <w:rPr>
                <w:rFonts w:ascii="Calibri" w:cs="Calibri" w:eastAsia="Calibri" w:hAnsi="Calibri"/>
                <w:b w:val="1"/>
                <w:bCs w:val="1"/>
                <w:sz w:val="18"/>
                <w:szCs w:val="18"/>
                <w:rtl w:val="0"/>
              </w:rPr>
              <w:t xml:space="preserve">Metrics</w:t>
            </w:r>
            <w:r>
              <w:rPr>
                <w:rtl w:val="0"/>
              </w:rPr>
            </w:r>
          </w:p>
        </w:tc>
        <w:tc>
          <w:tcPr>
            <w:tcBorders>
              <w:top w:color="bfbfbf" w:space="0" w:sz="4" w:val="single"/>
              <w:left w:color="bfbfbf" w:space="0" w:sz="4" w:val="single"/>
              <w:bottom w:color="bfbfbf" w:space="0" w:sz="4" w:val="single"/>
              <w:right w:color="bfbfbf" w:space="0" w:sz="4" w:val="single"/>
            </w:tcBorders>
            <w:shd w:fill="e7eef7" w:val="clear"/>
            <w:tcMar>
              <w:top w:w="50.0" w:type="dxa"/>
              <w:left w:w="80.0" w:type="dxa"/>
              <w:bottom w:w="50.0" w:type="dxa"/>
              <w:right w:w="80.0" w:type="dxa"/>
            </w:tcMar>
          </w:tcPr>
          <w:p w:rsidR="00000000" w:rsidDel="00000000" w:rsidP="00000000" w:rsidRDefault="00000000" w:rsidRPr="00000000" w14:paraId="00000149">
            <w:pPr>
              <w:spacing w:line="240" w:lineRule="auto"/>
              <w:rPr>
                <w:rFonts w:ascii="Calibri" w:cs="Calibri" w:eastAsia="Calibri" w:hAnsi="Calibri"/>
              </w:rPr>
            </w:pPr>
            <w:r>
              <w:rPr>
                <w:rFonts w:ascii="Calibri" w:cs="Calibri" w:eastAsia="Calibri" w:hAnsi="Calibri"/>
                <w:b w:val="1"/>
                <w:bCs w:val="1"/>
                <w:sz w:val="18"/>
                <w:szCs w:val="18"/>
                <w:rtl w:val="0"/>
              </w:rPr>
              <w:t xml:space="preserve">Analysis</w:t>
            </w:r>
            <w:r>
              <w:rPr>
                <w:rtl w:val="0"/>
              </w:rPr>
            </w:r>
          </w:p>
        </w:tc>
        <w:tc>
          <w:tcPr>
            <w:tcBorders>
              <w:top w:color="bfbfbf" w:space="0" w:sz="4" w:val="single"/>
              <w:left w:color="bfbfbf" w:space="0" w:sz="4" w:val="single"/>
              <w:bottom w:color="bfbfbf" w:space="0" w:sz="4" w:val="single"/>
              <w:right w:color="bfbfbf" w:space="0" w:sz="4" w:val="single"/>
            </w:tcBorders>
            <w:shd w:fill="e7eef7" w:val="clear"/>
            <w:tcMar>
              <w:top w:w="50.0" w:type="dxa"/>
              <w:left w:w="80.0" w:type="dxa"/>
              <w:bottom w:w="50.0" w:type="dxa"/>
              <w:right w:w="80.0" w:type="dxa"/>
            </w:tcMar>
          </w:tcPr>
          <w:p w:rsidR="00000000" w:rsidDel="00000000" w:rsidP="00000000" w:rsidRDefault="00000000" w:rsidRPr="00000000" w14:paraId="0000014A">
            <w:pPr>
              <w:spacing w:line="240" w:lineRule="auto"/>
              <w:rPr>
                <w:rFonts w:ascii="Calibri" w:cs="Calibri" w:eastAsia="Calibri" w:hAnsi="Calibri"/>
              </w:rPr>
            </w:pPr>
            <w:r>
              <w:rPr>
                <w:rFonts w:ascii="Calibri" w:cs="Calibri" w:eastAsia="Calibri" w:hAnsi="Calibri"/>
                <w:b w:val="1"/>
                <w:bCs w:val="1"/>
                <w:sz w:val="18"/>
                <w:szCs w:val="18"/>
                <w:rtl w:val="0"/>
              </w:rPr>
              <w:t xml:space="preserve">Output</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4B">
            <w:pPr>
              <w:spacing w:line="240" w:lineRule="auto"/>
              <w:rPr>
                <w:rFonts w:ascii="Calibri" w:cs="Calibri" w:eastAsia="Calibri" w:hAnsi="Calibri"/>
              </w:rPr>
            </w:pPr>
            <w:r>
              <w:rPr>
                <w:rFonts w:ascii="Calibri" w:cs="Calibri" w:eastAsia="Calibri" w:hAnsi="Calibri"/>
                <w:sz w:val="18"/>
                <w:szCs w:val="18"/>
                <w:rtl w:val="0"/>
              </w:rPr>
              <w:t xml:space="preserve">RQ-T1 Effort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4C">
            <w:pPr>
              <w:spacing w:line="240" w:lineRule="auto"/>
              <w:rPr>
                <w:rFonts w:ascii="Calibri" w:cs="Calibri" w:eastAsia="Calibri" w:hAnsi="Calibri"/>
              </w:rPr>
            </w:pPr>
            <w:r>
              <w:rPr>
                <w:rFonts w:ascii="Calibri" w:cs="Calibri" w:eastAsia="Calibri" w:hAnsi="Calibri"/>
                <w:sz w:val="18"/>
                <w:szCs w:val="18"/>
                <w:rtl w:val="0"/>
              </w:rPr>
              <w:t xml:space="preserve">tool_actions*, cost_usd*, total_tokens, duration_sec, subagent_tool_uses, phase counts (understanding, localization, repair, validation, cleanup); descriptive only: input_tokens, cached_input_tokens, cache_write_tokens, output_tokens, reasoning_tokens, subagent_calls, subagent_tokens, and elapsed_sec_to_first_patch and elapsed_sec_to_first_validation (Codex only)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4D">
            <w:pPr>
              <w:spacing w:line="240" w:lineRule="auto"/>
              <w:rPr>
                <w:rFonts w:ascii="Calibri" w:cs="Calibri" w:eastAsia="Calibri" w:hAnsi="Calibri"/>
              </w:rPr>
            </w:pPr>
            <w:r>
              <w:rPr>
                <w:rFonts w:ascii="Calibri" w:cs="Calibri" w:eastAsia="Calibri" w:hAnsi="Calibri"/>
                <w:sz w:val="18"/>
                <w:szCs w:val="18"/>
                <w:rtl w:val="0"/>
              </w:rPr>
              <w:t xml:space="preserve">Step 3 models; results reported as ratios (e.g., 0.80 = 20% less than the baseline)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4E">
            <w:pPr>
              <w:spacing w:line="240" w:lineRule="auto"/>
              <w:rPr>
                <w:rFonts w:ascii="Calibri" w:cs="Calibri" w:eastAsia="Calibri" w:hAnsi="Calibri"/>
              </w:rPr>
            </w:pPr>
            <w:r>
              <w:rPr>
                <w:rFonts w:ascii="Calibri" w:cs="Calibri" w:eastAsia="Calibri" w:hAnsi="Calibri"/>
                <w:sz w:val="18"/>
                <w:szCs w:val="18"/>
                <w:rtl w:val="0"/>
              </w:rPr>
              <w:t xml:space="preserve">Ratio table per agent; stacked bar of phases per configuration</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4F">
            <w:pPr>
              <w:spacing w:line="240" w:lineRule="auto"/>
              <w:rPr>
                <w:rFonts w:ascii="Calibri" w:cs="Calibri" w:eastAsia="Calibri" w:hAnsi="Calibri"/>
              </w:rPr>
            </w:pPr>
            <w:r>
              <w:rPr>
                <w:rFonts w:ascii="Calibri" w:cs="Calibri" w:eastAsia="Calibri" w:hAnsi="Calibri"/>
                <w:sz w:val="18"/>
                <w:szCs w:val="18"/>
                <w:rtl w:val="0"/>
              </w:rPr>
              <w:t xml:space="preserve">RQ-T2 Localization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50">
            <w:pPr>
              <w:spacing w:line="240" w:lineRule="auto"/>
              <w:rPr>
                <w:rFonts w:ascii="Calibri" w:cs="Calibri" w:eastAsia="Calibri" w:hAnsi="Calibri"/>
              </w:rPr>
            </w:pPr>
            <w:r>
              <w:rPr>
                <w:rFonts w:ascii="Calibri" w:cs="Calibri" w:eastAsia="Calibri" w:hAnsi="Calibri"/>
                <w:sz w:val="18"/>
                <w:szCs w:val="18"/>
                <w:rtl w:val="0"/>
              </w:rPr>
              <w:t xml:space="preserve">actions_to_buggy_file*, edit_location_match*, buggy_file_read, actions_before_first_patch, localization_actions, unique_files_read_count; descriptive only: hit_at_1/3/5, mrr, map, precision, recall, f1 (edited files) and their read_* versions (files read)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51">
            <w:pPr>
              <w:spacing w:line="240" w:lineRule="auto"/>
              <w:rPr>
                <w:rFonts w:ascii="Calibri" w:cs="Calibri" w:eastAsia="Calibri" w:hAnsi="Calibri"/>
              </w:rPr>
            </w:pPr>
            <w:r>
              <w:rPr>
                <w:rFonts w:ascii="Calibri" w:cs="Calibri" w:eastAsia="Calibri" w:hAnsi="Calibri"/>
                <w:sz w:val="18"/>
                <w:szCs w:val="18"/>
                <w:rtl w:val="0"/>
              </w:rPr>
              <w:t xml:space="preserve">Step 3 models: count models for speed, logistic models for accuracy; retrieval metrics as means per configuration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52">
            <w:pPr>
              <w:spacing w:line="240" w:lineRule="auto"/>
              <w:rPr>
                <w:rFonts w:ascii="Calibri" w:cs="Calibri" w:eastAsia="Calibri" w:hAnsi="Calibri"/>
              </w:rPr>
            </w:pPr>
            <w:r>
              <w:rPr>
                <w:rFonts w:ascii="Calibri" w:cs="Calibri" w:eastAsia="Calibri" w:hAnsi="Calibri"/>
                <w:sz w:val="18"/>
                <w:szCs w:val="18"/>
                <w:rtl w:val="0"/>
              </w:rPr>
              <w:t xml:space="preserve">Speed and accuracy tables per agent; retrieval summary</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53">
            <w:pPr>
              <w:spacing w:line="240" w:lineRule="auto"/>
              <w:rPr>
                <w:rFonts w:ascii="Calibri" w:cs="Calibri" w:eastAsia="Calibri" w:hAnsi="Calibri"/>
              </w:rPr>
            </w:pPr>
            <w:r>
              <w:rPr>
                <w:rFonts w:ascii="Calibri" w:cs="Calibri" w:eastAsia="Calibri" w:hAnsi="Calibri"/>
                <w:sz w:val="18"/>
                <w:szCs w:val="18"/>
                <w:rtl w:val="0"/>
              </w:rPr>
              <w:t xml:space="preserve">RQ-T3 Behavior and success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54">
            <w:pPr>
              <w:spacing w:line="240" w:lineRule="auto"/>
              <w:rPr>
                <w:rFonts w:ascii="Calibri" w:cs="Calibri" w:eastAsia="Calibri" w:hAnsi="Calibri"/>
              </w:rPr>
            </w:pPr>
            <w:r>
              <w:rPr>
                <w:rFonts w:ascii="Calibri" w:cs="Calibri" w:eastAsia="Calibri" w:hAnsi="Calibri"/>
                <w:sz w:val="18"/>
                <w:szCs w:val="18"/>
                <w:rtl w:val="0"/>
              </w:rPr>
              <w:t xml:space="preserve">Predictors: edit_location_match, build_succeeded*, tests_passed, actions_to_buggy_file, tool_actions. Outcome: plausible patch</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55">
            <w:pPr>
              <w:spacing w:line="240" w:lineRule="auto"/>
              <w:rPr>
                <w:rFonts w:ascii="Calibri" w:cs="Calibri" w:eastAsia="Calibri" w:hAnsi="Calibri"/>
              </w:rPr>
            </w:pPr>
            <w:r>
              <w:rPr>
                <w:rFonts w:ascii="Calibri" w:cs="Calibri" w:eastAsia="Calibri" w:hAnsi="Calibri"/>
                <w:sz w:val="18"/>
                <w:szCs w:val="18"/>
                <w:rtl w:val="0"/>
              </w:rPr>
              <w:t xml:space="preserve">Logistic regression with behaviors as predictors and configuration as a control</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56">
            <w:pPr>
              <w:spacing w:line="240" w:lineRule="auto"/>
              <w:rPr>
                <w:rFonts w:ascii="Calibri" w:cs="Calibri" w:eastAsia="Calibri" w:hAnsi="Calibri"/>
              </w:rPr>
            </w:pPr>
            <w:r>
              <w:rPr>
                <w:rFonts w:ascii="Calibri" w:cs="Calibri" w:eastAsia="Calibri" w:hAnsi="Calibri"/>
                <w:sz w:val="18"/>
                <w:szCs w:val="18"/>
                <w:rtl w:val="0"/>
              </w:rPr>
              <w:t xml:space="preserve">OR table; comparison of configuration ORs with and without edit_location_match</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57">
            <w:pPr>
              <w:spacing w:line="240" w:lineRule="auto"/>
              <w:rPr>
                <w:rFonts w:ascii="Calibri" w:cs="Calibri" w:eastAsia="Calibri" w:hAnsi="Calibri"/>
              </w:rPr>
            </w:pPr>
            <w:r>
              <w:rPr>
                <w:rFonts w:ascii="Calibri" w:cs="Calibri" w:eastAsia="Calibri" w:hAnsi="Calibri"/>
                <w:sz w:val="18"/>
                <w:szCs w:val="18"/>
                <w:rtl w:val="0"/>
              </w:rPr>
              <w:t xml:space="preserve">Testing behavior (exploratory)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58">
            <w:pPr>
              <w:spacing w:line="240" w:lineRule="auto"/>
              <w:rPr>
                <w:rFonts w:ascii="Calibri" w:cs="Calibri" w:eastAsia="Calibri" w:hAnsi="Calibri"/>
              </w:rPr>
            </w:pPr>
            <w:r>
              <w:rPr>
                <w:rFonts w:ascii="Calibri" w:cs="Calibri" w:eastAsia="Calibri" w:hAnsi="Calibri"/>
                <w:sz w:val="18"/>
                <w:szCs w:val="18"/>
                <w:rtl w:val="0"/>
              </w:rPr>
              <w:t xml:space="preserve">wrote_new_test; descriptive only: test_files_added, test_files_changed, test_files_deleted, test_methods_added, test_methods_removed, test_lines_added, test_lines_deleted, ran_tests_after_test_edit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59">
            <w:pPr>
              <w:spacing w:line="240" w:lineRule="auto"/>
              <w:rPr>
                <w:rFonts w:ascii="Calibri" w:cs="Calibri" w:eastAsia="Calibri" w:hAnsi="Calibri"/>
              </w:rPr>
            </w:pPr>
            <w:r>
              <w:rPr>
                <w:rFonts w:ascii="Calibri" w:cs="Calibri" w:eastAsia="Calibri" w:hAnsi="Calibri"/>
                <w:sz w:val="18"/>
                <w:szCs w:val="18"/>
                <w:rtl w:val="0"/>
              </w:rPr>
              <w:t xml:space="preserve">Step 3 logistic model for wrote_new_test; the others descriptive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5A">
            <w:pPr>
              <w:spacing w:line="240" w:lineRule="auto"/>
              <w:rPr>
                <w:rFonts w:ascii="Calibri" w:cs="Calibri" w:eastAsia="Calibri" w:hAnsi="Calibri"/>
              </w:rPr>
            </w:pPr>
            <w:r>
              <w:rPr>
                <w:rFonts w:ascii="Calibri" w:cs="Calibri" w:eastAsia="Calibri" w:hAnsi="Calibri"/>
                <w:sz w:val="18"/>
                <w:szCs w:val="18"/>
                <w:rtl w:val="0"/>
              </w:rPr>
              <w:t xml:space="preserve">Testing table per agent</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5B">
            <w:pPr>
              <w:spacing w:line="240" w:lineRule="auto"/>
              <w:rPr>
                <w:rFonts w:ascii="Calibri" w:cs="Calibri" w:eastAsia="Calibri" w:hAnsi="Calibri"/>
              </w:rPr>
            </w:pPr>
            <w:r>
              <w:rPr>
                <w:rFonts w:ascii="Calibri" w:cs="Calibri" w:eastAsia="Calibri" w:hAnsi="Calibri"/>
                <w:sz w:val="18"/>
                <w:szCs w:val="18"/>
                <w:rtl w:val="0"/>
              </w:rPr>
              <w:t xml:space="preserve">RQ-T4 Failure modes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5C">
            <w:pPr>
              <w:spacing w:line="240" w:lineRule="auto"/>
              <w:rPr>
                <w:rFonts w:ascii="Calibri" w:cs="Calibri" w:eastAsia="Calibri" w:hAnsi="Calibri"/>
              </w:rPr>
            </w:pPr>
            <w:r>
              <w:rPr>
                <w:rFonts w:ascii="Calibri" w:cs="Calibri" w:eastAsia="Calibri" w:hAnsi="Calibri"/>
                <w:sz w:val="18"/>
                <w:szCs w:val="18"/>
                <w:rtl w:val="0"/>
              </w:rPr>
              <w:t xml:space="preserve">env_blocked, hit_limit, has_patch, edit_location_match, edit_count, tool_errors, out_of_workspace_access, failure_mode (the pre-label)</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5D">
            <w:pPr>
              <w:spacing w:line="240" w:lineRule="auto"/>
              <w:rPr>
                <w:rFonts w:ascii="Calibri" w:cs="Calibri" w:eastAsia="Calibri" w:hAnsi="Calibri"/>
              </w:rPr>
            </w:pPr>
            <w:del w:id="1014" w:author="Claude" w:date="2026-09-28T00:00:00Z">
              <w:r>
                <w:rPr>
                  <w:rFonts w:ascii="Calibri" w:cs="Calibri" w:eastAsia="Calibri" w:hAnsi="Calibri"/>
                  <w:sz w:val="18"/>
                  <w:szCs w:val="18"/>
                  <w:rtl w:val="0"/>
                </w:rPr>
                <w:delText xml:space="preserve">Automatic pre-labels, then manual check of a stratified sample</w:delText>
              </w:r>
            </w:del>
            <w:ins w:id="1015" w:author="Claude" w:date="2026-09-28T00:00:00Z">
              <w:r>
                <w:rPr>
                  <w:rFonts w:ascii="Calibri" w:cs="Calibri" w:eastAsia="Calibri" w:hAnsi="Calibri"/>
                  <w:sz w:val="18"/>
                  <w:szCs w:val="18"/>
                  <w:rtl w:val="0"/>
                </w:rPr>
                <w:t xml:space="preserve">Automatic pre-labels for all failed runs; open coding of a statistically significant sample (90% confidence, 5% margin of error)</w:t>
              </w:r>
            </w:ins>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5E">
            <w:pPr>
              <w:spacing w:line="240" w:lineRule="auto"/>
              <w:rPr>
                <w:rFonts w:ascii="Calibri" w:cs="Calibri" w:eastAsia="Calibri" w:hAnsi="Calibri"/>
              </w:rPr>
            </w:pPr>
            <w:r>
              <w:rPr>
                <w:rFonts w:ascii="Calibri" w:cs="Calibri" w:eastAsia="Calibri" w:hAnsi="Calibri"/>
                <w:sz w:val="18"/>
                <w:szCs w:val="18"/>
                <w:rtl w:val="0"/>
              </w:rPr>
              <w:t xml:space="preserve">Share of each failure mode by agent and configuration</w:t>
            </w:r>
            <w:ins w:id="1016" w:author="Claude" w:date="2026-09-28T00:00:00Z">
              <w:r>
                <w:rPr>
                  <w:rFonts w:ascii="Calibri" w:cs="Calibri" w:eastAsia="Calibri" w:hAnsi="Calibri"/>
                  <w:sz w:val="18"/>
                  <w:szCs w:val="18"/>
                  <w:rtl w:val="0"/>
                </w:rPr>
                <w:t xml:space="preserve">; pre-label accuracy; taxonomy of root causes</w:t>
              </w:r>
            </w:ins>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5F">
            <w:pPr>
              <w:spacing w:line="240" w:lineRule="auto"/>
              <w:rPr>
                <w:rFonts w:ascii="Calibri" w:cs="Calibri" w:eastAsia="Calibri" w:hAnsi="Calibri"/>
              </w:rPr>
            </w:pPr>
            <w:r>
              <w:rPr>
                <w:rFonts w:ascii="Calibri" w:cs="Calibri" w:eastAsia="Calibri" w:hAnsi="Calibri"/>
                <w:sz w:val="18"/>
                <w:szCs w:val="18"/>
                <w:rtl w:val="0"/>
              </w:rPr>
              <w:t xml:space="preserve">Validity (all RQs)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60">
            <w:pPr>
              <w:spacing w:line="240" w:lineRule="auto"/>
              <w:rPr>
                <w:rFonts w:ascii="Calibri" w:cs="Calibri" w:eastAsia="Calibri" w:hAnsi="Calibri"/>
              </w:rPr>
            </w:pPr>
            <w:r>
              <w:rPr>
                <w:rFonts w:ascii="Calibri" w:cs="Calibri" w:eastAsia="Calibri" w:hAnsi="Calibri"/>
                <w:sz w:val="18"/>
                <w:szCs w:val="18"/>
                <w:rtl w:val="0"/>
              </w:rPr>
              <w:t xml:space="preserve">git_history_access, git_history_commits_seen, git_history_content, out_of_workspace_access, own_log_read, out_of_workspace_search, env_failure, env_blocked, leak_risk, flagged; data quality: patch_complete, shell_edit_count, gt_valid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61">
            <w:pPr>
              <w:spacing w:line="240" w:lineRule="auto"/>
              <w:rPr>
                <w:rFonts w:ascii="Calibri" w:cs="Calibri" w:eastAsia="Calibri" w:hAnsi="Calibri"/>
              </w:rPr>
            </w:pPr>
            <w:r>
              <w:rPr>
                <w:rFonts w:ascii="Calibri" w:cs="Calibri" w:eastAsia="Calibri" w:hAnsi="Calibri"/>
                <w:sz w:val="18"/>
                <w:szCs w:val="18"/>
                <w:rtl w:val="0"/>
              </w:rPr>
              <w:t xml:space="preserve">Descriptive counts; sensitivity analysis without flagged runs (env_blocked or leak_risk)</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tcPr>
          <w:p w:rsidR="00000000" w:rsidDel="00000000" w:rsidP="00000000" w:rsidRDefault="00000000" w:rsidRPr="00000000" w14:paraId="00000162">
            <w:pPr>
              <w:spacing w:line="240" w:lineRule="auto"/>
              <w:rPr>
                <w:rFonts w:ascii="Calibri" w:cs="Calibri" w:eastAsia="Calibri" w:hAnsi="Calibri"/>
              </w:rPr>
            </w:pPr>
            <w:r>
              <w:rPr>
                <w:rFonts w:ascii="Calibri" w:cs="Calibri" w:eastAsia="Calibri" w:hAnsi="Calibri"/>
                <w:sz w:val="18"/>
                <w:szCs w:val="18"/>
                <w:rtl w:val="0"/>
              </w:rPr>
              <w:t xml:space="preserve">Table of flagged runs</w:t>
            </w:r>
            <w:r>
              <w:rPr>
                <w:rtl w:val="0"/>
              </w:rPr>
            </w:r>
          </w:p>
        </w:tc>
      </w:tr>
    </w:tbl>
    <w:p w:rsidR="00000000" w:rsidDel="00000000" w:rsidP="00000000" w:rsidRDefault="00000000" w:rsidRPr="00000000" w14:paraId="00000163">
      <w:pPr>
        <w:pStyle w:val="Heading2"/>
        <w:keepNext w:val="0"/>
        <w:keepLines w:val="0"/>
        <w:spacing w:before="240" w:line="240" w:lineRule="auto"/>
        <w:rPr>
          <w:rFonts w:ascii="Calibri" w:cs="Calibri" w:eastAsia="Calibri" w:hAnsi="Calibri"/>
          <w:color w:val="2e74b5"/>
          <w:sz w:val="26"/>
          <w:szCs w:val="26"/>
        </w:rPr>
      </w:pPr>
      <w:r>
        <w:rPr>
          <w:rFonts w:ascii="Calibri" w:cs="Calibri" w:eastAsia="Calibri" w:hAnsi="Calibri"/>
          <w:color w:val="2e74b5"/>
          <w:sz w:val="26"/>
          <w:szCs w:val="26"/>
          <w:rtl w:val="0"/>
        </w:rPr>
        <w:t xml:space="preserve">How We Answer Each RQ</w:t>
      </w:r>
    </w:p>
    <w:p w:rsidR="00000000" w:rsidDel="00000000" w:rsidP="00000000" w:rsidRDefault="00000000" w:rsidRPr="00000000" w14:paraId="00000164">
      <w:pPr>
        <w:spacing w:after="120" w:line="240" w:lineRule="auto"/>
        <w:rPr>
          <w:rFonts w:ascii="Calibri" w:cs="Calibri" w:eastAsia="Calibri" w:hAnsi="Calibri"/>
        </w:rPr>
      </w:pPr>
      <w:r>
        <w:rPr>
          <w:rFonts w:ascii="Calibri" w:cs="Calibri" w:eastAsia="Calibri" w:hAnsi="Calibri"/>
          <w:b w:val="1"/>
          <w:bCs w:val="1"/>
          <w:rtl w:val="0"/>
        </w:rPr>
        <w:t xml:space="preserve">RQ-T1 (Effort). </w:t>
      </w:r>
      <w:r>
        <w:rPr>
          <w:rFonts w:ascii="Calibri" w:cs="Calibri" w:eastAsia="Calibri" w:hAnsi="Calibri"/>
          <w:rtl w:val="0"/>
        </w:rPr>
        <w:t xml:space="preserve">We report the median and average of each effort metric by configuration and agent, then fit the Step 3 models. Tokens, cost, and duration are modeled on a log scale, so each result is a ratio against the baseline. Counts use negative binomial models, whose results are rate ratios. A stacked bar chart of the five phases shows where the effort goes.</w:t>
      </w:r>
    </w:p>
    <w:p w:rsidR="00000000" w:rsidDel="00000000" w:rsidP="00000000" w:rsidRDefault="00000000" w:rsidRPr="00000000" w14:paraId="00000165">
      <w:pPr>
        <w:spacing w:after="120" w:line="240" w:lineRule="auto"/>
        <w:rPr>
          <w:rFonts w:ascii="Calibri" w:cs="Calibri" w:eastAsia="Calibri" w:hAnsi="Calibri"/>
        </w:rPr>
      </w:pPr>
      <w:r>
        <w:rPr>
          <w:rFonts w:ascii="Calibri" w:cs="Calibri" w:eastAsia="Calibri" w:hAnsi="Calibri"/>
          <w:b w:val="1"/>
          <w:bCs w:val="1"/>
          <w:rtl w:val="0"/>
        </w:rPr>
        <w:t xml:space="preserve">RQ-T2 (Localization). </w:t>
      </w:r>
      <w:r>
        <w:rPr>
          <w:rFonts w:ascii="Calibri" w:cs="Calibri" w:eastAsia="Calibri" w:hAnsi="Calibri"/>
          <w:rtl w:val="0"/>
        </w:rPr>
        <w:t xml:space="preserve">We look at speed and accuracy separately. For speed, actions_to_buggy_file only exists when an agent reaches the buggy file, so we first report how often agents reach it (buggy_file_read) and then how fast they get there among those that do. </w:t>
      </w:r>
      <w:commentRangeStart w:id="16"/>
      <w:commentRangeStart w:id="17"/>
      <w:r>
        <w:rPr>
          <w:rFonts w:ascii="Calibri" w:cs="Calibri" w:eastAsia="Calibri" w:hAnsi="Calibri"/>
          <w:rtl w:val="0"/>
        </w:rPr>
        <w:t xml:space="preserve">For accuracy, we model edit_location_match with logistic models. We also treat localization as a retrieval problem: the edited source files, ranked by first edit, are scored against the developer-fix files with hit@k (k = 1, 3, 5), MRR, MAP, precision, recall, and F1, and the files read are scored the same way, ranked by first read. These retrieval metrics are reported descriptively.</w:t>
      </w:r>
      <w:commentRangeEnd w:id="16"/>
      <w:r>
        <w:commentReference w:id="16"/>
      </w:r>
      <w:commentRangeEnd w:id="17"/>
      <w:r>
        <w:commentReference w:id="17"/>
      </w:r>
      <w:r>
        <w:rPr>
          <w:rtl w:val="0"/>
        </w:rPr>
      </w:r>
    </w:p>
    <w:p w:rsidR="00000000" w:rsidDel="00000000" w:rsidP="00000000" w:rsidRDefault="00000000" w:rsidRPr="00000000" w14:paraId="00000166">
      <w:pPr>
        <w:spacing w:after="120" w:line="240" w:lineRule="auto"/>
        <w:rPr>
          <w:rFonts w:ascii="Calibri" w:cs="Calibri" w:eastAsia="Calibri" w:hAnsi="Calibri"/>
        </w:rPr>
      </w:pPr>
      <w:r>
        <w:rPr>
          <w:rFonts w:ascii="Calibri" w:cs="Calibri" w:eastAsia="Calibri" w:hAnsi="Calibri"/>
          <w:b w:val="1"/>
          <w:bCs w:val="1"/>
          <w:rtl w:val="0"/>
        </w:rPr>
        <w:t xml:space="preserve">RQ-T3 (Behavior and success). </w:t>
      </w:r>
      <w:r>
        <w:rPr>
          <w:rFonts w:ascii="Calibri" w:cs="Calibri" w:eastAsia="Calibri" w:hAnsi="Calibri"/>
          <w:rtl w:val="0"/>
        </w:rPr>
        <w:t xml:space="preserve">Here the behaviors become predictors and the plausible patch is the outcome. We fit one logistic model per agent, with the configuration as a control and bug and app random effects. A run without a test run counts as tests_passed = 0. actions_to_buggy_file (set to tool_actions when no buggy file was read) and tool_actions enter on a log2 scale, so their ORs are per doubling. We then compare the configuration ORs from Analysis 1 with and without edit_location_match in the model. If a configuration's OR moves toward 1, that configuration helps mainly by pointing agents to the right code. These are associations, not causal effects.</w:t>
      </w:r>
    </w:p>
    <w:p w:rsidR="00000000" w:rsidDel="00000000" w:rsidP="00000000" w:rsidRDefault="00000000" w:rsidRPr="00000000" w14:paraId="00000167">
      <w:pPr>
        <w:spacing w:after="120" w:line="240" w:lineRule="auto"/>
        <w:rPr>
          <w:rFonts w:ascii="Calibri" w:cs="Calibri" w:eastAsia="Calibri" w:hAnsi="Calibri"/>
        </w:rPr>
      </w:pPr>
      <w:r>
        <w:rPr>
          <w:rFonts w:ascii="Calibri" w:cs="Calibri" w:eastAsia="Calibri" w:hAnsi="Calibri"/>
          <w:b w:val="1"/>
          <w:bCs w:val="1"/>
          <w:rtl w:val="0"/>
        </w:rPr>
        <w:t xml:space="preserve">RQ-T4 (Failure modes). </w:t>
      </w:r>
      <w:r>
        <w:rPr>
          <w:rFonts w:ascii="Calibri" w:cs="Calibri" w:eastAsia="Calibri" w:hAnsi="Calibri"/>
          <w:rtl w:val="0"/>
        </w:rPr>
        <w:t xml:space="preserve">We pre-label every failed run with rules: env_blocked → environment failure; hit_limit → ran out of steps or time; no source change in the final patch (has_patch = 0) → no patch; edit_location_match = 0 → wrong location; edit_location_match = 1 but not plausible → right location, wrong fix. </w:t>
      </w:r>
      <w:del w:id="1001" w:author="Claude" w:date="2026-09-28T00:00:00Z">
        <w:r>
          <w:rPr>
            <w:rFonts w:ascii="Calibri" w:cs="Calibri" w:eastAsia="Calibri" w:hAnsi="Calibri"/>
            <w:rtl w:val="0"/>
          </w:rPr>
          <w:delText xml:space="preserve">Two authors then check a stratified sample (about 5 failed runs per agent and configuration group), correct the labels, add any new modes, and report their agreement (Cohen's κ).</w:delText>
        </w:r>
      </w:del>
      <w:ins w:id="1002" w:author="Claude" w:date="2026-09-28T00:00:00Z">
        <w:r>
          <w:rPr>
            <w:rFonts w:ascii="Calibri" w:cs="Calibri" w:eastAsia="Calibri" w:hAnsi="Calibri"/>
            <w:rtl w:val="0"/>
          </w:rPr>
          <w:t xml:space="preserve">These pre-labels cover every failed run, but they have two limits. First, the rules can be wrong: a compile error in the agent's code can match an environment-failure pattern, the rebuilt patch can be incomplete when the agent edited through shell commands, a correct fix can be placed in a different file than the developer's, and an emulator test can be flaky. Second, the rules tell us where a run failed, not why. We therefore add a qualitative analysis of a sample of failed runs, following the sampling and open-coding procedure of our ISSTA'26 study.</w:t>
        </w:r>
      </w:ins>
    </w:p>
    <w:p w:rsidR="00000000" w:rsidDel="00000000" w:rsidP="00000000" w:rsidRDefault="00000000" w:rsidRPr="00000000" w14:paraId="58CF22D7">
      <w:pPr>
        <w:spacing w:after="120" w:line="240" w:lineRule="auto"/>
        <w:rPr>
          <w:ins w:id="1009" w:author="Claude" w:date="2026-09-28T00:00:00Z"/>
          <w:rFonts w:ascii="Calibri" w:cs="Calibri" w:eastAsia="Calibri" w:hAnsi="Calibri"/>
        </w:rPr>
      </w:pPr>
      <w:ins w:id="1010" w:author="Claude" w:date="2026-09-28T00:00:00Z">
        <w:r>
          <w:rPr>
            <w:rFonts w:ascii="Calibri" w:cs="Calibri" w:eastAsia="Calibri" w:hAnsi="Calibri"/>
            <w:b w:val="1"/>
            <w:bCs w:val="1"/>
            <w:rtl w:val="0"/>
          </w:rPr>
          <w:t xml:space="preserve">Sampling. </w:t>
        </w:r>
      </w:ins>
      <w:ins w:id="1011" w:author="Claude" w:date="2026-09-28T00:00:00Z">
        <w:r>
          <w:rPr>
            <w:rFonts w:ascii="Calibri" w:cs="Calibri" w:eastAsia="Calibri" w:hAnsi="Calibri"/>
            <w:rtl w:val="0"/>
          </w:rPr>
          <w:t xml:space="preserve">From all failed (not plausible) runs, we draw a statistically significant random sample with a 90% confidence level and a 5% margin of error, as in the ISSTA'26 study. For a population of a few thousand failed runs, this gives about 260 to 270 runs (the ISSTA'26 study sampled 262 of 2,423 non-plausible patches). We stratify the sample proportionally by agent and configuration, so that every group is represented in proportion to its number of failures.</w:t>
        </w:r>
      </w:ins>
    </w:p>
    <w:p w:rsidR="00000000" w:rsidDel="00000000" w:rsidP="00000000" w:rsidRDefault="00000000" w:rsidRPr="00000000" w14:paraId="7B8513AC">
      <w:pPr>
        <w:spacing w:after="120" w:line="240" w:lineRule="auto"/>
        <w:rPr>
          <w:ins w:id="1006" w:author="Claude" w:date="2026-09-28T00:00:00Z"/>
          <w:rFonts w:ascii="Calibri" w:cs="Calibri" w:eastAsia="Calibri" w:hAnsi="Calibri"/>
        </w:rPr>
      </w:pPr>
      <w:ins w:id="1007" w:author="Claude" w:date="2026-09-28T00:00:00Z">
        <w:r>
          <w:rPr>
            <w:rFonts w:ascii="Calibri" w:cs="Calibri" w:eastAsia="Calibri" w:hAnsi="Calibri"/>
            <w:b w:val="1"/>
            <w:bCs w:val="1"/>
            <w:rtl w:val="0"/>
          </w:rPr>
          <w:t xml:space="preserve">Open coding. </w:t>
        </w:r>
      </w:ins>
      <w:ins w:id="1008" w:author="Claude" w:date="2026-09-28T00:00:00Z">
        <w:r>
          <w:rPr>
            <w:rFonts w:ascii="Calibri" w:cs="Calibri" w:eastAsia="Calibri" w:hAnsi="Calibri"/>
            <w:rtl w:val="0"/>
          </w:rPr>
          <w:t xml:space="preserve">As in the ISSTA'26 study, the annotators first code a small, diverse subset of the sample together (about 10% of it) to build an initial codebook, starting from the ISSTA'26 taxonomy of errors in generated patches. Two annotators then code each remaining run independently, and add a new category when no existing one fits. For each run, they read the bug report, the trajectory, the final patch, the developer patch, and the test output, and record two things: (1) whether the automatic pre-label is correct, and the correct label if it is not; and (2) the root cause of the failure, for example, the agent misunderstood the report, found the right screen but changed the wrong handler, patched the symptom instead of the cause, fixed only one of several required locations, broke related functionality (the second test fails), made a UI-specific error (e.g., a wrong component ID or resource), or never validated its patch.</w:t>
        </w:r>
      </w:ins>
    </w:p>
    <w:p w:rsidR="00000000" w:rsidDel="00000000" w:rsidP="00000000" w:rsidRDefault="00000000" w:rsidRPr="00000000" w14:paraId="2E5C042C">
      <w:pPr>
        <w:spacing w:after="120" w:line="240" w:lineRule="auto"/>
        <w:rPr>
          <w:ins w:id="1003" w:author="Claude" w:date="2026-09-28T00:00:00Z"/>
          <w:rFonts w:ascii="Calibri" w:cs="Calibri" w:eastAsia="Calibri" w:hAnsi="Calibri"/>
        </w:rPr>
      </w:pPr>
      <w:ins w:id="1004" w:author="Claude" w:date="2026-09-28T00:00:00Z">
        <w:r>
          <w:rPr>
            <w:rFonts w:ascii="Calibri" w:cs="Calibri" w:eastAsia="Calibri" w:hAnsi="Calibri"/>
            <w:b w:val="1"/>
            <w:bCs w:val="1"/>
            <w:rtl w:val="0"/>
          </w:rPr>
          <w:t xml:space="preserve">Agreement and reporting. </w:t>
        </w:r>
      </w:ins>
      <w:ins w:id="1005" w:author="Claude" w:date="2026-09-28T00:00:00Z">
        <w:r>
          <w:rPr>
            <w:rFonts w:ascii="Calibri" w:cs="Calibri" w:eastAsia="Calibri" w:hAnsi="Calibri"/>
            <w:rtl w:val="0"/>
          </w:rPr>
          <w:t xml:space="preserve">We measure the agreement between the two annotators with Cohen's κ, for the pre-label check and for the root-cause categories, and resolve disagreements by discussion. We report (1) the accuracy of each pre-label on the sample, (2) the share of each automatic failure mode over all failed runs, by agent and configuration, and (3) the taxonomy of root causes with their frequencies by agent and configuration family.</w:t>
        </w:r>
      </w:ins>
    </w:p>
    <w:p w:rsidR="00000000" w:rsidDel="00000000" w:rsidP="00000000" w:rsidRDefault="00000000" w:rsidRPr="00000000" w14:paraId="00000168">
      <w:pPr>
        <w:pStyle w:val="Heading1"/>
        <w:keepNext w:val="0"/>
        <w:keepLines w:val="0"/>
        <w:spacing w:before="240" w:line="240" w:lineRule="auto"/>
        <w:rPr>
          <w:rFonts w:ascii="Calibri" w:cs="Calibri" w:eastAsia="Calibri" w:hAnsi="Calibri"/>
          <w:color w:val="2e74b5"/>
          <w:sz w:val="32"/>
          <w:szCs w:val="32"/>
        </w:rPr>
      </w:pPr>
      <w:r>
        <w:rPr>
          <w:rFonts w:ascii="Calibri" w:cs="Calibri" w:eastAsia="Calibri" w:hAnsi="Calibri"/>
          <w:color w:val="2e74b5"/>
          <w:sz w:val="32"/>
          <w:szCs w:val="32"/>
          <w:rtl w:val="0"/>
        </w:rPr>
        <w:t xml:space="preserve">Step-by-Step Methodology</w:t>
      </w:r>
    </w:p>
    <w:p w:rsidR="00000000" w:rsidDel="00000000" w:rsidP="00000000" w:rsidRDefault="00000000" w:rsidRPr="00000000" w14:paraId="00000169">
      <w:pPr>
        <w:spacing w:after="120" w:line="240" w:lineRule="auto"/>
        <w:rPr>
          <w:rFonts w:ascii="Calibri" w:cs="Calibri" w:eastAsia="Calibri" w:hAnsi="Calibri"/>
        </w:rPr>
      </w:pPr>
      <w:r>
        <w:rPr>
          <w:rFonts w:ascii="Calibri" w:cs="Calibri" w:eastAsia="Calibri" w:hAnsi="Calibri"/>
          <w:b w:val="1"/>
          <w:bCs w:val="1"/>
          <w:rtl w:val="0"/>
        </w:rPr>
        <w:t xml:space="preserve">Step 1: Parse the logs. </w:t>
      </w:r>
      <w:r>
        <w:rPr>
          <w:rFonts w:ascii="Calibri" w:cs="Calibri" w:eastAsia="Calibri" w:hAnsi="Calibri"/>
          <w:rtl w:val="0"/>
        </w:rPr>
        <w:t xml:space="preserve">Write one parser per agent that converts its log into a shared action table with one row per action: agent, app, bug_id, config, run, step number, timestamp (if available), tool, command or file, category, and an error flag. Read agent, config, run, and bug from the working directory in the log. Keep sub-agent tool calls apart from the main agent's actions.</w:t>
      </w:r>
    </w:p>
    <w:p w:rsidR="00000000" w:rsidDel="00000000" w:rsidP="00000000" w:rsidRDefault="00000000" w:rsidRPr="00000000" w14:paraId="0000016A">
      <w:pPr>
        <w:spacing w:after="120" w:line="240" w:lineRule="auto"/>
        <w:rPr>
          <w:rFonts w:ascii="Calibri" w:cs="Calibri" w:eastAsia="Calibri" w:hAnsi="Calibri"/>
        </w:rPr>
      </w:pPr>
      <w:r>
        <w:rPr>
          <w:rFonts w:ascii="Calibri" w:cs="Calibri" w:eastAsia="Calibri" w:hAnsi="Calibri"/>
          <w:b w:val="1"/>
          <w:bCs w:val="1"/>
          <w:rtl w:val="0"/>
        </w:rPr>
        <w:t xml:space="preserve">Step 2: Compute the metrics and describe them. Rebuild each final patch by replaying the logged edit actions on the clean buggy copy (a_buggy_source_code_files/bug-&lt;id&gt;) and diffing the result, because the run folders are spread over several machines. Runs with edits that cannot be replayed (shell edits) get patch_complete = 0. </w:t>
      </w:r>
      <w:r>
        <w:rPr>
          <w:rFonts w:ascii="Calibri" w:cs="Calibri" w:eastAsia="Calibri" w:hAnsi="Calibri"/>
          <w:rtl w:val="0"/>
        </w:rPr>
        <w:t xml:space="preserve">Produce one row per trajectory (8,100 rows when complete) with the same keys as results.csv (agent, app, bug_id, config, run). Report the median and interquartile range of each metric by configuration and agent.</w:t>
      </w:r>
    </w:p>
    <w:p w:rsidR="00000000" w:rsidDel="00000000" w:rsidP="00000000" w:rsidRDefault="00000000" w:rsidRPr="00000000" w14:paraId="0000016B">
      <w:pPr>
        <w:spacing w:after="120" w:line="240" w:lineRule="auto"/>
        <w:rPr>
          <w:rFonts w:ascii="Calibri" w:cs="Calibri" w:eastAsia="Calibri" w:hAnsi="Calibri"/>
        </w:rPr>
      </w:pPr>
      <w:r>
        <w:rPr>
          <w:rFonts w:ascii="Calibri" w:cs="Calibri" w:eastAsia="Calibri" w:hAnsi="Calibri"/>
          <w:b w:val="1"/>
          <w:bCs w:val="1"/>
          <w:rtl w:val="0"/>
        </w:rPr>
        <w:t xml:space="preserve">Step 3: Model the configuration effects. </w:t>
      </w:r>
      <w:r>
        <w:rPr>
          <w:rFonts w:ascii="Calibri" w:cs="Calibri" w:eastAsia="Calibri" w:hAnsi="Calibri"/>
          <w:rtl w:val="0"/>
        </w:rPr>
        <w:t xml:space="preserve">Use the same design as the outcome analysis: one model per agent plus a pooled All agents model with an agent fixed effect and a bug-by-agent random effect, configuration as the predictor, and bug and app random effects (the app effect is dropped with fewer than five apps or zero variance). The model type follows the metric: logistic for yes/no metrics, negative binomial for counts, and linear models on log values for tokens, cost, and duration. Apply the Holm correction across configurations within each metric. When a negative binomial model does not converge, fall back to a Poisson model with an observation-level random effect.</w:t>
      </w:r>
    </w:p>
    <w:p w:rsidR="00000000" w:rsidDel="00000000" w:rsidP="00000000" w:rsidRDefault="00000000" w:rsidRPr="00000000" w14:paraId="0000016C">
      <w:pPr>
        <w:spacing w:after="120" w:line="240" w:lineRule="auto"/>
        <w:rPr>
          <w:rFonts w:ascii="Calibri" w:cs="Calibri" w:eastAsia="Calibri" w:hAnsi="Calibri"/>
        </w:rPr>
      </w:pPr>
      <w:r>
        <w:rPr>
          <w:rFonts w:ascii="Calibri" w:cs="Calibri" w:eastAsia="Calibri" w:hAnsi="Calibri"/>
          <w:b w:val="1"/>
          <w:bCs w:val="1"/>
          <w:rtl w:val="0"/>
        </w:rPr>
        <w:t xml:space="preserve">Step 4: Answer the RQs. </w:t>
      </w:r>
      <w:r>
        <w:rPr>
          <w:rFonts w:ascii="Calibri" w:cs="Calibri" w:eastAsia="Calibri" w:hAnsi="Calibri"/>
          <w:rtl w:val="0"/>
        </w:rPr>
        <w:t xml:space="preserve">Follow the RQ–Metrics mapping above. Run the RQ-T1 to RQ-T3 analyses with and without runs flagged for environment failures or leaks (env_blocked or leak_risk; env_failure and git_history_access alone would exclude almost every Codex run), and check that the conclusions hold.</w:t>
      </w:r>
    </w:p>
    <w:p w:rsidR="00000000" w:rsidDel="00000000" w:rsidP="00000000" w:rsidRDefault="00000000" w:rsidRPr="00000000" w14:paraId="0000016D">
      <w:pPr>
        <w:spacing w:after="120" w:line="240" w:lineRule="auto"/>
        <w:rPr>
          <w:rFonts w:ascii="Calibri" w:cs="Calibri" w:eastAsia="Calibri" w:hAnsi="Calibri"/>
        </w:rPr>
      </w:pPr>
      <w:commentRangeStart w:id="18"/>
      <w:r>
        <w:rPr>
          <w:rFonts w:ascii="Calibri" w:cs="Calibri" w:eastAsia="Calibri" w:hAnsi="Calibri"/>
          <w:b w:val="1"/>
          <w:bCs w:val="1"/>
          <w:rtl w:val="0"/>
        </w:rPr>
        <w:t xml:space="preserve">Step 5: Label failure modes. </w:t>
      </w:r>
      <w:r>
        <w:rPr>
          <w:rFonts w:ascii="Calibri" w:cs="Calibri" w:eastAsia="Calibri" w:hAnsi="Calibri"/>
          <w:rtl w:val="0"/>
        </w:rPr>
        <w:t xml:space="preserve">Pre-label failed runs automatically and </w:t>
      </w:r>
      <w:del w:id="1012" w:author="Claude" w:date="2026-09-28T00:00:00Z">
        <w:r>
          <w:rPr>
            <w:rFonts w:ascii="Calibri" w:cs="Calibri" w:eastAsia="Calibri" w:hAnsi="Calibri"/>
            <w:rtl w:val="0"/>
          </w:rPr>
          <w:delText xml:space="preserve">check a stratified sample manually, as described for RQ-T4.</w:delText>
        </w:r>
      </w:del>
      <w:ins w:id="1013" w:author="Claude" w:date="2026-09-28T00:00:00Z">
        <w:r>
          <w:rPr>
            <w:rFonts w:ascii="Calibri" w:cs="Calibri" w:eastAsia="Calibri" w:hAnsi="Calibri"/>
            <w:rtl w:val="0"/>
          </w:rPr>
          <w:t xml:space="preserve">analyze a statistically significant sample of failed runs (90% confidence, 5% margin of error) with open coding, to check the pre-labels and identify the root causes of the failures, as described for RQ-T4.</w:t>
        </w:r>
      </w:ins>
      <w:commentRangeEnd w:id="18"/>
      <w:r>
        <w:commentReference w:id="18"/>
      </w:r>
      <w:r>
        <w:rPr>
          <w:rtl w:val="0"/>
        </w:rPr>
      </w:r>
    </w:p>
    <w:p w:rsidR="00000000" w:rsidDel="00000000" w:rsidP="00000000" w:rsidRDefault="00000000" w:rsidRPr="00000000" w14:paraId="0000016E">
      <w:pPr>
        <w:pStyle w:val="Heading2"/>
        <w:keepNext w:val="0"/>
        <w:keepLines w:val="0"/>
        <w:spacing w:before="240" w:line="240" w:lineRule="auto"/>
        <w:rPr>
          <w:rFonts w:ascii="Calibri" w:cs="Calibri" w:eastAsia="Calibri" w:hAnsi="Calibri"/>
          <w:color w:val="2e74b5"/>
          <w:sz w:val="26"/>
          <w:szCs w:val="26"/>
        </w:rPr>
      </w:pPr>
      <w:r>
        <w:rPr>
          <w:rFonts w:ascii="Calibri" w:cs="Calibri" w:eastAsia="Calibri" w:hAnsi="Calibri"/>
          <w:color w:val="2e74b5"/>
          <w:sz w:val="26"/>
          <w:szCs w:val="26"/>
          <w:rtl w:val="0"/>
        </w:rPr>
        <w:t xml:space="preserve">Comparing Agents</w:t>
      </w:r>
    </w:p>
    <w:p w:rsidR="00000000" w:rsidDel="00000000" w:rsidP="00000000" w:rsidRDefault="00000000" w:rsidRPr="00000000" w14:paraId="0000016F">
      <w:pPr>
        <w:spacing w:after="120" w:line="240" w:lineRule="auto"/>
        <w:rPr>
          <w:rFonts w:ascii="Calibri" w:cs="Calibri" w:eastAsia="Calibri" w:hAnsi="Calibri"/>
        </w:rPr>
      </w:pPr>
      <w:r>
        <w:rPr>
          <w:rFonts w:ascii="Calibri" w:cs="Calibri" w:eastAsia="Calibri" w:hAnsi="Calibri"/>
          <w:rtl w:val="0"/>
        </w:rPr>
        <w:t xml:space="preserve">The agents use different tools and log at different levels of detail. Codex batches several commands into one call, Qwen uses dedicated tools, and sub-agents hide part of the work (Qwen logs only their summaries). Normalization (splitting chained commands, dropping polls, counting sub-agent tool uses) reduces these differences but does not remove them. Our main comparisons are therefore across configurations within the same agent. Cross-agent comparisons are descriptive only.</w:t>
      </w:r>
    </w:p>
    <w:p w:rsidR="00000000" w:rsidDel="00000000" w:rsidP="00000000" w:rsidRDefault="00000000" w:rsidRPr="00000000" w14:paraId="00000170">
      <w:pPr>
        <w:ind w:left="0" w:firstLine="0"/>
        <w:rPr/>
      </w:pPr>
      <w:r>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scar Javier Chaparro Arenas" w:id="16" w:date="2026-09-26T17:55:01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 we need these models?</w:t>
      </w:r>
    </w:p>
  </w:comment>
  <w:comment w:author="Antu Saha" w:id="17" w:date="2026-09-28T17:01:59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bugs could be easier to find than others. So the models compare report versions on the same bug to make sure any difference is really because of the report.</w:t>
      </w:r>
    </w:p>
  </w:comment>
  <w:comment w:author="Oscar Javier Chaparro Arenas" w:id="0" w:date="2026-09-26T18:02:33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qualitative analysis to understand why agents fail? We probably need to do some.</w:t>
      </w:r>
    </w:p>
  </w:comment>
  <w:comment w:author="Antu Saha" w:id="1" w:date="2026-09-26T19:24:43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 are aiming for that. Not sure if we have enough time.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we can use AI agents for the qualitative analysis and the verify a sample manually. Thoughts?</w:t>
      </w:r>
    </w:p>
  </w:comment>
  <w:comment w:author="Oscar Javier Chaparro Arenas" w:id="12" w:date="2026-09-26T17:49:12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track tests added and modified?</w:t>
      </w:r>
    </w:p>
  </w:comment>
  <w:comment w:author="Antu Saha" w:id="13" w:date="2026-09-28T16:31:35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added more metrics. Please see the table below.</w:t>
      </w:r>
    </w:p>
  </w:comment>
  <w:comment w:author="Oscar Javier Chaparro Arenas" w:id="2" w:date="2026-09-26T17:45:12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restricting internet access?</w:t>
      </w:r>
    </w:p>
  </w:comment>
  <w:comment w:author="Antu Saha" w:id="3" w:date="2026-09-26T20:35:51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 have a network guard file.</w:t>
      </w:r>
    </w:p>
  </w:comment>
  <w:comment w:author="Oscar Javier Chaparro Arenas" w:id="6" w:date="2026-09-26T17:44:16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 We need to track new and modified tests.</w:t>
      </w:r>
    </w:p>
  </w:comment>
  <w:comment w:author="Antu Saha" w:id="7" w:date="2026-09-26T19:37:06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added new metrics for them.</w:t>
      </w:r>
    </w:p>
  </w:comment>
  <w:comment w:author="Oscar Javier Chaparro Arenas" w:id="4" w:date="2026-09-26T17:43:05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Are logs collected for subagents?</w:t>
      </w:r>
    </w:p>
  </w:comment>
  <w:comment w:author="Antu Saha" w:id="5" w:date="2026-09-26T19:29:52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only Qwen used this.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collected log contains only a start event and a completion summary: total tokens, number of tool uses, and duration.</w:t>
      </w:r>
    </w:p>
  </w:comment>
  <w:comment w:author="Antu Saha" w:id="18" w:date="2026-09-25T22:53:50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decide if we really want this.</w:t>
      </w:r>
    </w:p>
  </w:comment>
  <w:comment w:author="Oscar Javier Chaparro Arenas" w:id="10" w:date="2026-09-26T17:47:19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understand this.</w:t>
      </w:r>
    </w:p>
  </w:comment>
  <w:comment w:author="Antu Saha" w:id="11" w:date="2026-09-28T16:29:54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agent can run git commands, as the experiment structure is in git.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agent cannot see the history of the app, so it cannot cheat.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talked with Sparsh, and we are fine.</w:t>
      </w:r>
    </w:p>
  </w:comment>
  <w:comment w:author="Oscar Javier Chaparro Arenas" w:id="14" w:date="2026-09-26T17:52:19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are these identified? What does it mean to plan?</w:t>
      </w:r>
    </w:p>
  </w:comment>
  <w:comment w:author="Antu Saha" w:id="15" w:date="2026-09-28T16:50:58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actions are identified automatically from the native tool names and shell commands. And then classified into broader categories.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is a dedicated planning tool. Codex has one called update_plan: the agent writes a short checklist of steps.</w:t>
      </w:r>
    </w:p>
  </w:comment>
  <w:comment w:author="Oscar Javier Chaparro Arenas" w:id="8" w:date="2026-09-26T17:46:35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sounds odd. Wouldn't Claude save timestamps too? Why not?</w:t>
      </w:r>
    </w:p>
  </w:comment>
  <w:comment w:author="Antu Saha" w:id="9" w:date="2026-09-27T21:14:05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the reason is the log collection process is different for different agents. We double-checked the other internal files for Claude. Didn't find the timestamps.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fine because we are using the overall runtime to compare the three agents.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